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5560F439" w:rsidR="008C33BE" w:rsidRPr="00011DDD" w:rsidRDefault="008C33BE" w:rsidP="008C33BE">
      <w:pPr>
        <w:jc w:val="center"/>
        <w:rPr>
          <w:rFonts w:ascii="Corbel" w:hAnsi="Corbel"/>
          <w:b/>
          <w:bCs/>
          <w:sz w:val="32"/>
          <w:szCs w:val="32"/>
        </w:rPr>
      </w:pPr>
      <w:r w:rsidRPr="00011DDD">
        <w:rPr>
          <w:rFonts w:ascii="Corbel" w:hAnsi="Corbel"/>
          <w:b/>
          <w:bCs/>
          <w:sz w:val="32"/>
          <w:szCs w:val="32"/>
        </w:rPr>
        <w:t>Avrop</w:t>
      </w:r>
      <w:r w:rsidR="00E1690A">
        <w:rPr>
          <w:rFonts w:ascii="Corbel" w:hAnsi="Corbel"/>
          <w:b/>
          <w:bCs/>
          <w:sz w:val="32"/>
          <w:szCs w:val="32"/>
        </w:rPr>
        <w:t xml:space="preserve"> </w:t>
      </w:r>
      <w:r w:rsidR="00246D48">
        <w:rPr>
          <w:rFonts w:ascii="Corbel" w:hAnsi="Corbel"/>
          <w:b/>
          <w:bCs/>
          <w:sz w:val="32"/>
          <w:szCs w:val="32"/>
        </w:rPr>
        <w:t>ramavtal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6F54E743" w:rsidR="00A63EF8" w:rsidRPr="00011DDD" w:rsidRDefault="00506DBB" w:rsidP="001C55FA">
            <w:pPr>
              <w:rPr>
                <w:rFonts w:ascii="Corbel" w:hAnsi="Corbel"/>
              </w:rPr>
            </w:pPr>
            <w:sdt>
              <w:sdtPr>
                <w:rPr>
                  <w:rFonts w:ascii="Corbel" w:hAnsi="Corbel"/>
                </w:rPr>
                <w:id w:val="802042912"/>
                <w:placeholder>
                  <w:docPart w:val="BCC95153C39E46DE8FBB0299F8639E44"/>
                </w:placeholder>
              </w:sdtPr>
              <w:sdtEndPr/>
              <w:sdtContent>
                <w:r w:rsidR="00E04848">
                  <w:rPr>
                    <w:rFonts w:ascii="Corbel" w:hAnsi="Corbel"/>
                  </w:rPr>
                  <w:t>Stiftelsen SHIS bostäder</w:t>
                </w:r>
                <w:r w:rsidR="00DC2DAB">
                  <w:rPr>
                    <w:rFonts w:ascii="Corbel" w:hAnsi="Corbel"/>
                  </w:rPr>
                  <w:t xml:space="preserve"> </w:t>
                </w:r>
                <w:r w:rsidR="00EF1984">
                  <w:rPr>
                    <w:rFonts w:ascii="Corbel" w:hAnsi="Corbel"/>
                  </w:rPr>
                  <w:t>(</w:t>
                </w:r>
                <w:r w:rsidR="001546DC">
                  <w:rPr>
                    <w:rFonts w:ascii="Corbel" w:hAnsi="Corbel"/>
                  </w:rPr>
                  <w:t>bytt namn från Stiftelsen hotellhem i Stockholm)</w:t>
                </w:r>
              </w:sdtContent>
            </w:sdt>
          </w:p>
        </w:tc>
        <w:tc>
          <w:tcPr>
            <w:tcW w:w="4206" w:type="dxa"/>
          </w:tcPr>
          <w:p w14:paraId="5FF203D9" w14:textId="77777777" w:rsidR="00EF1984" w:rsidRDefault="00A63EF8" w:rsidP="00E04848">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r w:rsidR="00246D48">
              <w:rPr>
                <w:rFonts w:ascii="Corbel" w:hAnsi="Corbel" w:cs="Calibri"/>
                <w:b/>
                <w:color w:val="000000" w:themeColor="text1"/>
              </w:rPr>
              <w:t xml:space="preserve"> </w:t>
            </w:r>
          </w:p>
          <w:p w14:paraId="2AB54775" w14:textId="5B94363F" w:rsidR="00A63EF8" w:rsidRPr="00011DDD" w:rsidRDefault="00E04848" w:rsidP="00E04848">
            <w:pPr>
              <w:rPr>
                <w:rFonts w:ascii="Corbel" w:hAnsi="Corbel"/>
              </w:rPr>
            </w:pPr>
            <w:r w:rsidRPr="00246D48">
              <w:rPr>
                <w:rFonts w:ascii="Corbel" w:hAnsi="Corbel"/>
              </w:rPr>
              <w:t>Ann Hilmersson</w:t>
            </w:r>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7040538F" w:rsidR="00A63EF8" w:rsidRPr="00011DDD" w:rsidRDefault="00506DBB" w:rsidP="001C55FA">
            <w:pPr>
              <w:rPr>
                <w:rFonts w:ascii="Corbel" w:hAnsi="Corbel"/>
              </w:rPr>
            </w:pPr>
            <w:sdt>
              <w:sdtPr>
                <w:rPr>
                  <w:rFonts w:ascii="Corbel" w:hAnsi="Corbel"/>
                </w:rPr>
                <w:id w:val="-2042051184"/>
                <w:placeholder>
                  <w:docPart w:val="478157B1739C4839B9CA9234FC4F0206"/>
                </w:placeholder>
              </w:sdtPr>
              <w:sdtEndPr/>
              <w:sdtContent>
                <w:r w:rsidR="00E04848">
                  <w:rPr>
                    <w:rFonts w:ascii="Arial" w:eastAsiaTheme="minorEastAsia" w:hAnsi="Arial" w:cs="Arial"/>
                    <w:noProof/>
                    <w:color w:val="000000"/>
                    <w:sz w:val="20"/>
                    <w:szCs w:val="20"/>
                    <w:lang w:eastAsia="sv-SE"/>
                  </w:rPr>
                  <w:t>0</w:t>
                </w:r>
                <w:r w:rsidR="00E04848" w:rsidRPr="00E04848">
                  <w:rPr>
                    <w:rFonts w:ascii="Arial" w:eastAsiaTheme="minorEastAsia" w:hAnsi="Arial" w:cs="Arial"/>
                    <w:noProof/>
                    <w:color w:val="000000"/>
                    <w:sz w:val="20"/>
                    <w:szCs w:val="20"/>
                    <w:lang w:eastAsia="sv-SE"/>
                  </w:rPr>
                  <w:t>8</w:t>
                </w:r>
                <w:r w:rsidR="00E04848">
                  <w:rPr>
                    <w:rFonts w:ascii="Arial" w:eastAsiaTheme="minorEastAsia" w:hAnsi="Arial" w:cs="Arial"/>
                    <w:noProof/>
                    <w:color w:val="000000"/>
                    <w:sz w:val="20"/>
                    <w:szCs w:val="20"/>
                    <w:lang w:eastAsia="sv-SE"/>
                  </w:rPr>
                  <w:t>-</w:t>
                </w:r>
                <w:r w:rsidR="00E04848" w:rsidRPr="00E04848">
                  <w:rPr>
                    <w:rFonts w:ascii="Arial" w:eastAsiaTheme="minorEastAsia" w:hAnsi="Arial" w:cs="Arial"/>
                    <w:noProof/>
                    <w:color w:val="000000"/>
                    <w:sz w:val="20"/>
                    <w:szCs w:val="20"/>
                    <w:lang w:eastAsia="sv-SE"/>
                  </w:rPr>
                  <w:t>50838702</w:t>
                </w:r>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71AFB040" w:rsidR="00A63EF8" w:rsidRPr="00011DDD" w:rsidRDefault="00506DBB" w:rsidP="001C55FA">
            <w:pPr>
              <w:rPr>
                <w:rFonts w:ascii="Corbel" w:hAnsi="Corbel"/>
                <w:b/>
                <w:bCs/>
              </w:rPr>
            </w:pPr>
            <w:sdt>
              <w:sdtPr>
                <w:rPr>
                  <w:rFonts w:ascii="Corbel" w:hAnsi="Corbel"/>
                </w:rPr>
                <w:id w:val="1635915716"/>
                <w:placeholder>
                  <w:docPart w:val="C554DCD635F6474BB0F1B961C50FF75B"/>
                </w:placeholder>
              </w:sdtPr>
              <w:sdtEndPr/>
              <w:sdtContent>
                <w:r w:rsidR="00E04848">
                  <w:rPr>
                    <w:rFonts w:ascii="Corbel" w:hAnsi="Corbel"/>
                  </w:rPr>
                  <w:t>Ann.hilmersson@shis.se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5A1E3909" w:rsidR="00A63EF8" w:rsidRPr="00011DDD" w:rsidRDefault="00506DBB" w:rsidP="001C55FA">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E04848">
                  <w:rPr>
                    <w:rFonts w:ascii="Corbel" w:hAnsi="Corbel"/>
                  </w:rPr>
                  <w:t>Projektledare</w:t>
                </w:r>
                <w:r w:rsidR="00F15711">
                  <w:rPr>
                    <w:rFonts w:ascii="Corbel" w:hAnsi="Corbel"/>
                  </w:rPr>
                  <w:t xml:space="preserve"> </w:t>
                </w:r>
                <w:r w:rsidR="00E04848">
                  <w:rPr>
                    <w:rFonts w:ascii="Corbel" w:hAnsi="Corbel"/>
                  </w:rPr>
                  <w:t>med spetskompetens inom</w:t>
                </w:r>
                <w:r w:rsidR="003033F7">
                  <w:rPr>
                    <w:rFonts w:ascii="Corbel" w:hAnsi="Corbel"/>
                  </w:rPr>
                  <w:t xml:space="preserve"> upphandling</w:t>
                </w:r>
                <w:r w:rsidR="00674E1A">
                  <w:rPr>
                    <w:rFonts w:ascii="Corbel" w:hAnsi="Corbel"/>
                  </w:rPr>
                  <w:t xml:space="preserve"> och kravställning</w:t>
                </w:r>
                <w:r w:rsidR="003033F7">
                  <w:rPr>
                    <w:rFonts w:ascii="Corbel" w:hAnsi="Corbel"/>
                  </w:rPr>
                  <w:t xml:space="preserve"> av</w:t>
                </w:r>
                <w:r w:rsidR="005A17FB">
                  <w:rPr>
                    <w:rFonts w:ascii="Corbel" w:hAnsi="Corbel"/>
                  </w:rPr>
                  <w:t xml:space="preserve"> </w:t>
                </w:r>
                <w:r w:rsidR="00893048">
                  <w:rPr>
                    <w:rFonts w:ascii="Corbel" w:hAnsi="Corbel"/>
                  </w:rPr>
                  <w:t>journalsystem/dokumentationssystem</w:t>
                </w:r>
              </w:sdtContent>
            </w:sdt>
          </w:p>
        </w:tc>
        <w:tc>
          <w:tcPr>
            <w:tcW w:w="4206" w:type="dxa"/>
          </w:tcPr>
          <w:p w14:paraId="2C71FB2F" w14:textId="039CCCE8" w:rsidR="00A63EF8" w:rsidRPr="005A17FB" w:rsidRDefault="00A63EF8" w:rsidP="001C55FA">
            <w:pPr>
              <w:rPr>
                <w:rFonts w:ascii="Corbel" w:hAnsi="Corbel"/>
                <w:b/>
                <w:bCs/>
              </w:rPr>
            </w:pPr>
            <w:r w:rsidRPr="005A17FB">
              <w:rPr>
                <w:rFonts w:ascii="Corbel" w:hAnsi="Corbel"/>
                <w:b/>
                <w:bCs/>
              </w:rPr>
              <w:t>Diarienummer/referensnummer</w:t>
            </w:r>
            <w:r w:rsidR="00AA1A0D" w:rsidRPr="005A17FB">
              <w:rPr>
                <w:rFonts w:ascii="Corbel" w:hAnsi="Corbel"/>
                <w:b/>
                <w:bCs/>
              </w:rPr>
              <w:t>:</w:t>
            </w:r>
          </w:p>
          <w:p w14:paraId="2BBDF652" w14:textId="0F6FBDF1" w:rsidR="00A63EF8" w:rsidRPr="00011DDD" w:rsidRDefault="00506DBB" w:rsidP="001C55FA">
            <w:pPr>
              <w:rPr>
                <w:rFonts w:ascii="Corbel" w:hAnsi="Corbel"/>
                <w:b/>
                <w:bCs/>
              </w:rPr>
            </w:pPr>
            <w:sdt>
              <w:sdtPr>
                <w:rPr>
                  <w:rFonts w:ascii="Corbel" w:hAnsi="Corbel"/>
                </w:rPr>
                <w:id w:val="202833362"/>
                <w:placeholder>
                  <w:docPart w:val="FD9AFF8B6D224548B4F74AD56BEBFED6"/>
                </w:placeholder>
              </w:sdtPr>
              <w:sdtEndPr/>
              <w:sdtContent>
                <w:r w:rsidR="005A17FB" w:rsidRPr="005A17FB">
                  <w:rPr>
                    <w:rStyle w:val="si-textfield1"/>
                    <w:color w:val="444444"/>
                    <w:sz w:val="20"/>
                    <w:szCs w:val="20"/>
                  </w:rPr>
                  <w:t>2022-08894</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sz w:val="20"/>
                <w:szCs w:val="20"/>
              </w:rPr>
              <w:id w:val="-1181659714"/>
              <w:placeholder>
                <w:docPart w:val="DF5EB07A4D0246C69CFAFD6D05FAE40C"/>
              </w:placeholder>
            </w:sdtPr>
            <w:sdtEndPr/>
            <w:sdtContent>
              <w:p w14:paraId="7CA02629" w14:textId="15ECA856" w:rsidR="00E04848" w:rsidRPr="00C35262" w:rsidRDefault="00E04848" w:rsidP="00E04848">
                <w:r>
                  <w:t xml:space="preserve">Avropande organisation är Stiftelsen SHIS Bostäder. Stiftelsen SHIS Bostäder är en kommunal stiftelse som instiftades 1963. SHIS är Stockholm stads bostadssociala resurs och tillhandahåller bostäder med varierande grad av stöd till personer som av olika anledningar står utanför den ordinarie bostadsmarknaden. SHIS har också i uppdrag av Staden att tillhandahålla bostäder för </w:t>
                </w:r>
                <w:r w:rsidRPr="00C35262">
                  <w:t>nyanlända</w:t>
                </w:r>
                <w:r>
                  <w:t xml:space="preserve"> samt för närvarande även boende för personer från Ukraina.</w:t>
                </w:r>
              </w:p>
              <w:p w14:paraId="26E4E28A" w14:textId="77777777" w:rsidR="00E04848" w:rsidRDefault="00E04848" w:rsidP="00E04848">
                <w:r>
                  <w:t>Hos SHIS bor hyresgästerna under en tidsbegränsad period medan de med stöd av SHIS personal arbetar med de hinder de har för att komma vidare i boendekarriären.</w:t>
                </w:r>
              </w:p>
              <w:p w14:paraId="6D40F731" w14:textId="35D3947C" w:rsidR="002A5C1D" w:rsidRPr="00011DDD" w:rsidRDefault="00506DBB" w:rsidP="00A63EF8">
                <w:pPr>
                  <w:pStyle w:val="Kommentarer"/>
                  <w:rPr>
                    <w:rFonts w:ascii="Corbel" w:hAnsi="Corbel"/>
                    <w:b/>
                    <w:bCs/>
                    <w:sz w:val="22"/>
                  </w:rPr>
                </w:pPr>
              </w:p>
            </w:sdtContent>
          </w:sdt>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05E2345D" w:rsidR="00CA4299" w:rsidRPr="00011DDD" w:rsidRDefault="00506DBB" w:rsidP="000A3397">
            <w:pPr>
              <w:rPr>
                <w:rFonts w:ascii="Corbel" w:hAnsi="Corbel"/>
                <w:b/>
                <w:bCs/>
              </w:rPr>
            </w:pPr>
            <w:sdt>
              <w:sdtPr>
                <w:rPr>
                  <w:rFonts w:ascii="Corbel" w:hAnsi="Corbel"/>
                </w:rPr>
                <w:id w:val="1367786857"/>
                <w:placeholder>
                  <w:docPart w:val="D19436119FF5411B9E8A0C277FBABE6D"/>
                </w:placeholder>
              </w:sdtPr>
              <w:sdtEndPr/>
              <w:sdtContent>
                <w:r w:rsidR="00246D48">
                  <w:rPr>
                    <w:rFonts w:ascii="Corbel" w:hAnsi="Corbel"/>
                  </w:rPr>
                  <w:t>Avropet omfattar en resurskonsult</w:t>
                </w:r>
                <w:r w:rsidR="00E04848">
                  <w:rPr>
                    <w:rFonts w:ascii="Corbel" w:hAnsi="Corbel"/>
                  </w:rPr>
                  <w:t xml:space="preserve"> på deltid (</w:t>
                </w:r>
                <w:r w:rsidR="00376516">
                  <w:rPr>
                    <w:rFonts w:ascii="Corbel" w:hAnsi="Corbel"/>
                  </w:rPr>
                  <w:t xml:space="preserve">ca </w:t>
                </w:r>
                <w:r w:rsidR="00F213B4">
                  <w:rPr>
                    <w:rFonts w:ascii="Corbel" w:hAnsi="Corbel"/>
                  </w:rPr>
                  <w:t xml:space="preserve">50 </w:t>
                </w:r>
                <w:r w:rsidR="00E04848">
                  <w:rPr>
                    <w:rFonts w:ascii="Corbel" w:hAnsi="Corbel"/>
                  </w:rPr>
                  <w:t>%</w:t>
                </w:r>
                <w:r w:rsidR="00376516">
                  <w:rPr>
                    <w:rFonts w:ascii="Corbel" w:hAnsi="Corbel"/>
                  </w:rPr>
                  <w:t xml:space="preserve"> av en heltid</w:t>
                </w:r>
                <w:r w:rsidR="00E04848">
                  <w:rPr>
                    <w:rFonts w:ascii="Corbel" w:hAnsi="Corbel"/>
                  </w:rPr>
                  <w:t>)</w:t>
                </w:r>
                <w:r w:rsidR="00395EF9">
                  <w:rPr>
                    <w:rFonts w:ascii="Corbel" w:hAnsi="Corbel"/>
                  </w:rPr>
                  <w:t xml:space="preserve"> med möjlighet att utöka uppdraget </w:t>
                </w:r>
                <w:r w:rsidR="00246D48">
                  <w:rPr>
                    <w:rFonts w:ascii="Corbel" w:hAnsi="Corbel"/>
                  </w:rPr>
                  <w:t xml:space="preserve">enligt överenskommelse </w:t>
                </w:r>
                <w:r w:rsidR="00395EF9">
                  <w:rPr>
                    <w:rFonts w:ascii="Corbel" w:hAnsi="Corbel"/>
                  </w:rPr>
                  <w:t xml:space="preserve">upp till </w:t>
                </w:r>
                <w:r w:rsidR="005A17FB">
                  <w:rPr>
                    <w:rFonts w:ascii="Corbel" w:hAnsi="Corbel"/>
                  </w:rPr>
                  <w:t>100</w:t>
                </w:r>
                <w:r w:rsidR="00395EF9">
                  <w:rPr>
                    <w:rFonts w:ascii="Corbel" w:hAnsi="Corbel"/>
                  </w:rPr>
                  <w:t xml:space="preserve">% </w:t>
                </w:r>
                <w:r w:rsidR="00376516">
                  <w:rPr>
                    <w:rFonts w:ascii="Corbel" w:hAnsi="Corbel"/>
                  </w:rPr>
                  <w:t>av en heltid</w:t>
                </w:r>
                <w:r w:rsidR="00395EF9">
                  <w:rPr>
                    <w:rFonts w:ascii="Corbel" w:hAnsi="Corbel"/>
                  </w:rPr>
                  <w:t>.</w:t>
                </w:r>
              </w:sdtContent>
            </w:sdt>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0" w:name="_Hlk88751915" w:displacedByCustomXml="next"/>
          <w:sdt>
            <w:sdtPr>
              <w:rPr>
                <w:rFonts w:ascii="Corbel" w:hAnsi="Corbel"/>
              </w:rPr>
              <w:id w:val="-1269313428"/>
              <w:placeholder>
                <w:docPart w:val="16374EC9156B4127BF466D136150F973"/>
              </w:placeholder>
            </w:sdtPr>
            <w:sdtEndPr/>
            <w:sdtContent>
              <w:p w14:paraId="160844F5" w14:textId="29F192D0" w:rsidR="001871D3" w:rsidRDefault="00E04848" w:rsidP="00395EF9">
                <w:r>
                  <w:rPr>
                    <w:rFonts w:ascii="Corbel" w:hAnsi="Corbel"/>
                  </w:rPr>
                  <w:t xml:space="preserve">SHIS </w:t>
                </w:r>
                <w:r w:rsidR="005A17FB">
                  <w:rPr>
                    <w:rFonts w:ascii="Corbel" w:hAnsi="Corbel"/>
                  </w:rPr>
                  <w:t>planerar</w:t>
                </w:r>
                <w:r w:rsidR="00246D48">
                  <w:rPr>
                    <w:rFonts w:ascii="Corbel" w:hAnsi="Corbel"/>
                  </w:rPr>
                  <w:t xml:space="preserve"> att</w:t>
                </w:r>
                <w:r>
                  <w:rPr>
                    <w:rFonts w:ascii="Corbel" w:hAnsi="Corbel"/>
                  </w:rPr>
                  <w:t xml:space="preserve"> upphandla ett konfigurerbart standardiserat </w:t>
                </w:r>
                <w:r w:rsidR="00F213B4">
                  <w:rPr>
                    <w:rFonts w:ascii="Corbel" w:hAnsi="Corbel"/>
                  </w:rPr>
                  <w:t xml:space="preserve">systemstöd för </w:t>
                </w:r>
                <w:r w:rsidR="005A17FB">
                  <w:rPr>
                    <w:rFonts w:ascii="Corbel" w:hAnsi="Corbel"/>
                  </w:rPr>
                  <w:t xml:space="preserve">dokumentation </w:t>
                </w:r>
                <w:r w:rsidR="00D52684" w:rsidRPr="00D52684">
                  <w:rPr>
                    <w:rFonts w:ascii="Corbel" w:hAnsi="Corbel"/>
                  </w:rPr>
                  <w:t>under boendetid kopplat till individärenden</w:t>
                </w:r>
                <w:r>
                  <w:t>.</w:t>
                </w:r>
                <w:r w:rsidR="0086324F">
                  <w:t xml:space="preserve"> Idag sker dokumentationen i ett diariesystem som anpassat för hanteringen men som börja närma sig end of life och inte heller stödjer arbetsprocesser eller effektivt arbete</w:t>
                </w:r>
                <w:r w:rsidR="001871D3">
                  <w:t>. Under</w:t>
                </w:r>
                <w:r>
                  <w:t xml:space="preserve"> 2023 </w:t>
                </w:r>
                <w:r w:rsidR="0086324F">
                  <w:t>planeras</w:t>
                </w:r>
                <w:r w:rsidR="001871D3">
                  <w:t xml:space="preserve"> ett </w:t>
                </w:r>
                <w:r w:rsidR="0086324F">
                  <w:t xml:space="preserve">standardiserat konfigurerbart </w:t>
                </w:r>
                <w:r w:rsidR="0003285E">
                  <w:t>j</w:t>
                </w:r>
                <w:r w:rsidR="00547263">
                  <w:t>ournalsystem</w:t>
                </w:r>
                <w:r w:rsidR="004D78AE">
                  <w:t xml:space="preserve"> </w:t>
                </w:r>
                <w:r w:rsidR="001871D3">
                  <w:t xml:space="preserve">att </w:t>
                </w:r>
                <w:r w:rsidR="00547263">
                  <w:t>upphandlas och</w:t>
                </w:r>
                <w:r>
                  <w:t xml:space="preserve"> implementeras</w:t>
                </w:r>
                <w:r w:rsidR="00547263">
                  <w:t xml:space="preserve">. </w:t>
                </w:r>
              </w:p>
              <w:p w14:paraId="75CD975A" w14:textId="2B694E14" w:rsidR="001871D3" w:rsidRDefault="001871D3" w:rsidP="00395EF9"/>
              <w:p w14:paraId="7B6746A9" w14:textId="224CA1ED" w:rsidR="001871D3" w:rsidRDefault="001871D3" w:rsidP="001871D3">
                <w:r>
                  <w:t>I SHIS bostadssociala uppdrag finns tre boendeformer, avtalat, boende med stöd och genomgångsbostad. I avtalat boende och genomgångsbostad skrivs boendeplaner med hyresgästen, som regelbundet följs upp under boendetiden. SHIS behöver även kunna göra logg-anteckningar för att följa ärendet under boendetiden. I dessa boendeformer följs hyreslagstiftningen. I boende med stöd arbetar SHIS på uppdrag i enlighet med socialtjänstlagen och får beställningar, svarar med genomförandeplaner och skriver journaler i ärendet.</w:t>
                </w:r>
              </w:p>
              <w:p w14:paraId="01E517A8" w14:textId="4504D88A" w:rsidR="001871D3" w:rsidRDefault="001871D3" w:rsidP="00395EF9">
                <w:r>
                  <w:t xml:space="preserve">Projektet syftar endast till ett system för att kunna göra dokumentation kopplat till hyresgäster i det bostadssociala uppdraget, kopplat till individärenden.  </w:t>
                </w:r>
              </w:p>
              <w:p w14:paraId="5E9B004C" w14:textId="77777777" w:rsidR="001871D3" w:rsidRDefault="001871D3" w:rsidP="00395EF9"/>
              <w:p w14:paraId="4FCAFC66" w14:textId="564A272C" w:rsidR="002947F1" w:rsidRDefault="00547263" w:rsidP="00395EF9">
                <w:r>
                  <w:lastRenderedPageBreak/>
                  <w:t>I</w:t>
                </w:r>
                <w:r w:rsidR="00E04848">
                  <w:t xml:space="preserve">stället för kostsamma </w:t>
                </w:r>
                <w:r>
                  <w:t xml:space="preserve">kundunika </w:t>
                </w:r>
                <w:r w:rsidR="00E04848">
                  <w:t xml:space="preserve">anpassningar </w:t>
                </w:r>
                <w:r>
                  <w:t>ska</w:t>
                </w:r>
                <w:r w:rsidR="00E04848">
                  <w:t xml:space="preserve"> arbetssätt och processer ses över</w:t>
                </w:r>
                <w:r>
                  <w:t>.</w:t>
                </w:r>
                <w:r w:rsidR="00C44C97">
                  <w:t xml:space="preserve"> SHIS behöver</w:t>
                </w:r>
                <w:r w:rsidR="00395EF9">
                  <w:t xml:space="preserve"> tillfälligt</w:t>
                </w:r>
                <w:r w:rsidR="00C44C97">
                  <w:t xml:space="preserve"> förstärka</w:t>
                </w:r>
                <w:r w:rsidR="00395EF9">
                  <w:t xml:space="preserve"> verksamheten med </w:t>
                </w:r>
                <w:r w:rsidR="00C44C97">
                  <w:t xml:space="preserve">en </w:t>
                </w:r>
                <w:r w:rsidR="00395EF9">
                  <w:t xml:space="preserve">konsult med </w:t>
                </w:r>
                <w:r w:rsidR="001871D3">
                  <w:t xml:space="preserve">gedigen </w:t>
                </w:r>
                <w:r w:rsidR="00395EF9">
                  <w:t>erfarenhet av såväl</w:t>
                </w:r>
                <w:r w:rsidR="00FB25C1">
                  <w:t xml:space="preserve"> kravställning och</w:t>
                </w:r>
                <w:r w:rsidR="00C44C97">
                  <w:t xml:space="preserve"> upphandling/inköp</w:t>
                </w:r>
                <w:r w:rsidR="00094B2F">
                  <w:t xml:space="preserve"> (LOU)</w:t>
                </w:r>
                <w:r w:rsidR="00FB25C1">
                  <w:t xml:space="preserve"> av ett journalsystem</w:t>
                </w:r>
                <w:r w:rsidR="00C44C97">
                  <w:t xml:space="preserve"> </w:t>
                </w:r>
                <w:r w:rsidR="00FB25C1">
                  <w:t>som</w:t>
                </w:r>
                <w:r w:rsidR="00395EF9">
                  <w:t xml:space="preserve"> implementering av </w:t>
                </w:r>
                <w:r w:rsidR="00C44C97">
                  <w:t xml:space="preserve">ett </w:t>
                </w:r>
                <w:r w:rsidR="00094B2F">
                  <w:t>journalsystem</w:t>
                </w:r>
                <w:r w:rsidR="00395EF9">
                  <w:t xml:space="preserve"> </w:t>
                </w:r>
                <w:r w:rsidR="00FB25C1">
                  <w:t>inklusive</w:t>
                </w:r>
                <w:r w:rsidR="00395EF9">
                  <w:t xml:space="preserve"> förändringsledning av verksamheten samt erfarenhet av överlämning till och uppsättning av förvaltningsorganisation. </w:t>
                </w:r>
              </w:p>
              <w:p w14:paraId="5DC491AD" w14:textId="3E1892F8" w:rsidR="001871D3" w:rsidRPr="00011DDD" w:rsidRDefault="00506DBB" w:rsidP="00395EF9">
                <w:pPr>
                  <w:rPr>
                    <w:rFonts w:ascii="Corbel" w:hAnsi="Corbel"/>
                    <w:b/>
                    <w:bCs/>
                  </w:rPr>
                </w:pPr>
              </w:p>
            </w:sdtContent>
          </w:sdt>
        </w:tc>
      </w:tr>
      <w:bookmarkEnd w:id="0"/>
    </w:tbl>
    <w:p w14:paraId="69464849" w14:textId="77777777" w:rsidR="009646DB" w:rsidRDefault="009646DB" w:rsidP="009646DB">
      <w:pPr>
        <w:pStyle w:val="Rubrik2"/>
        <w:rPr>
          <w:rFonts w:ascii="Corbel" w:hAnsi="Corbel"/>
        </w:rPr>
      </w:pPr>
    </w:p>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p w14:paraId="5B4CCD4A" w14:textId="1A80304B" w:rsidR="006271B6" w:rsidRPr="00011DDD" w:rsidRDefault="00947270" w:rsidP="001C55FA">
            <w:pPr>
              <w:rPr>
                <w:rFonts w:ascii="Corbel" w:hAnsi="Corbel"/>
                <w:b/>
                <w:bCs/>
              </w:rPr>
            </w:pPr>
            <w:r w:rsidRPr="00D85099">
              <w:rPr>
                <w:rFonts w:ascii="Corbel" w:hAnsi="Corbel"/>
                <w:i/>
                <w:iCs/>
                <w:highlight w:val="lightGray"/>
              </w:rPr>
              <w:t xml:space="preserve"> </w:t>
            </w:r>
            <w:bookmarkStart w:id="1" w:name="_Hlk88806743"/>
            <w:sdt>
              <w:sdtPr>
                <w:rPr>
                  <w:rFonts w:ascii="Corbel" w:hAnsi="Corbel"/>
                </w:rPr>
                <w:id w:val="-999422529"/>
                <w:placeholder>
                  <w:docPart w:val="597EAF0D7C7645558AAC9F7111D5804D"/>
                </w:placeholder>
              </w:sdtPr>
              <w:sdtEndPr/>
              <w:sdtContent>
                <w:r w:rsidR="00395EF9">
                  <w:rPr>
                    <w:rFonts w:ascii="Corbel" w:hAnsi="Corbel"/>
                  </w:rPr>
                  <w:t xml:space="preserve">Stockholm, </w:t>
                </w:r>
                <w:r w:rsidR="00376516">
                  <w:rPr>
                    <w:rFonts w:ascii="Corbel" w:hAnsi="Corbel"/>
                  </w:rPr>
                  <w:t xml:space="preserve">minimum </w:t>
                </w:r>
                <w:r w:rsidR="001871D3">
                  <w:rPr>
                    <w:rFonts w:ascii="Corbel" w:hAnsi="Corbel"/>
                  </w:rPr>
                  <w:t>6</w:t>
                </w:r>
                <w:r w:rsidR="00704BE8">
                  <w:rPr>
                    <w:rFonts w:ascii="Corbel" w:hAnsi="Corbel"/>
                  </w:rPr>
                  <w:t>0</w:t>
                </w:r>
                <w:r w:rsidR="00376516">
                  <w:rPr>
                    <w:rFonts w:ascii="Corbel" w:hAnsi="Corbel"/>
                  </w:rPr>
                  <w:t>%</w:t>
                </w:r>
                <w:r w:rsidR="00395EF9">
                  <w:rPr>
                    <w:rFonts w:ascii="Corbel" w:hAnsi="Corbel"/>
                  </w:rPr>
                  <w:t xml:space="preserve"> </w:t>
                </w:r>
                <w:r w:rsidR="00246D48">
                  <w:rPr>
                    <w:rFonts w:ascii="Corbel" w:hAnsi="Corbel"/>
                  </w:rPr>
                  <w:t xml:space="preserve">av </w:t>
                </w:r>
                <w:r w:rsidR="00FB25C1">
                  <w:rPr>
                    <w:rFonts w:ascii="Corbel" w:hAnsi="Corbel"/>
                  </w:rPr>
                  <w:t>arbets</w:t>
                </w:r>
                <w:r w:rsidR="00246D48">
                  <w:rPr>
                    <w:rFonts w:ascii="Corbel" w:hAnsi="Corbel"/>
                  </w:rPr>
                  <w:t xml:space="preserve">tiden </w:t>
                </w:r>
                <w:r w:rsidR="00395EF9">
                  <w:rPr>
                    <w:rFonts w:ascii="Corbel" w:hAnsi="Corbel"/>
                  </w:rPr>
                  <w:t>på plats i SHIS lokaler</w:t>
                </w:r>
                <w:r w:rsidR="00376516">
                  <w:rPr>
                    <w:rFonts w:ascii="Corbel" w:hAnsi="Corbel"/>
                  </w:rPr>
                  <w:t xml:space="preserve"> på Södermalm</w:t>
                </w:r>
                <w:r w:rsidR="00246D48">
                  <w:rPr>
                    <w:rFonts w:ascii="Corbel" w:hAnsi="Corbel"/>
                  </w:rPr>
                  <w:t xml:space="preserve"> eller enligt överen</w:t>
                </w:r>
                <w:r w:rsidR="0057465F">
                  <w:rPr>
                    <w:rFonts w:ascii="Corbel" w:hAnsi="Corbel"/>
                  </w:rPr>
                  <w:t>skommelse med SHIS</w:t>
                </w:r>
                <w:r w:rsidR="00395EF9">
                  <w:rPr>
                    <w:rFonts w:ascii="Corbel" w:hAnsi="Corbel"/>
                  </w:rPr>
                  <w:t>.</w:t>
                </w:r>
                <w:r w:rsidR="00376516">
                  <w:rPr>
                    <w:rFonts w:ascii="Corbel" w:hAnsi="Corbel"/>
                  </w:rPr>
                  <w:t xml:space="preserve"> Ersättning för resor, traktamente, övernattning etc </w:t>
                </w:r>
                <w:r w:rsidR="0057465F">
                  <w:rPr>
                    <w:rFonts w:ascii="Corbel" w:hAnsi="Corbel"/>
                  </w:rPr>
                  <w:t xml:space="preserve">för arbete </w:t>
                </w:r>
                <w:r w:rsidR="00376516">
                  <w:rPr>
                    <w:rFonts w:ascii="Corbel" w:hAnsi="Corbel"/>
                  </w:rPr>
                  <w:t>utgår ej.</w:t>
                </w:r>
              </w:sdtContent>
            </w:sdt>
          </w:p>
        </w:tc>
      </w:tr>
    </w:tbl>
    <w:bookmarkEnd w:id="1"/>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0ADE6BAD" w:rsidR="00C815F4" w:rsidRPr="00011DDD" w:rsidRDefault="00506DBB" w:rsidP="00B06219">
            <w:pPr>
              <w:rPr>
                <w:rFonts w:ascii="Corbel" w:hAnsi="Corbel"/>
                <w:b/>
                <w:bCs/>
              </w:rPr>
            </w:pPr>
            <w:sdt>
              <w:sdtPr>
                <w:rPr>
                  <w:rFonts w:ascii="Corbel" w:hAnsi="Corbel"/>
                </w:rPr>
                <w:id w:val="-1362885190"/>
                <w:placeholder>
                  <w:docPart w:val="D495514945114B6B98CEB553DAB9222F"/>
                </w:placeholder>
              </w:sdtPr>
              <w:sdtEndPr>
                <w:rPr>
                  <w:highlight w:val="yellow"/>
                </w:rPr>
              </w:sdtEndPr>
              <w:sdtContent>
                <w:r w:rsidR="00AD58E9">
                  <w:rPr>
                    <w:rFonts w:ascii="Corbel" w:hAnsi="Corbel"/>
                  </w:rPr>
                  <w:t xml:space="preserve">Anbud mejlas till </w:t>
                </w:r>
                <w:r w:rsidR="00AD58E9" w:rsidRPr="00AD58E9">
                  <w:rPr>
                    <w:rFonts w:ascii="Corbel" w:hAnsi="Corbel"/>
                  </w:rPr>
                  <w:t xml:space="preserve"> </w:t>
                </w:r>
                <w:r w:rsidR="004C0C71">
                  <w:rPr>
                    <w:rFonts w:ascii="Corbel" w:hAnsi="Corbel"/>
                  </w:rPr>
                  <w:t>registrator</w:t>
                </w:r>
                <w:r w:rsidR="00AD58E9" w:rsidRPr="00AD58E9">
                  <w:rPr>
                    <w:rFonts w:ascii="Corbel" w:hAnsi="Corbel"/>
                  </w:rPr>
                  <w:t>@shis.se</w:t>
                </w:r>
              </w:sdtContent>
            </w:sdt>
          </w:p>
        </w:tc>
      </w:tr>
    </w:tbl>
    <w:p w14:paraId="6171B60B" w14:textId="1A2510C9" w:rsidR="00FB7325" w:rsidRDefault="00FB7325" w:rsidP="00C465D7">
      <w:pPr>
        <w:pStyle w:val="Rubrik2"/>
        <w:rPr>
          <w:rFonts w:ascii="Corbel" w:hAnsi="Corbel"/>
        </w:rPr>
      </w:pPr>
    </w:p>
    <w:p w14:paraId="6DC86EDB" w14:textId="2781198D" w:rsidR="00E232C7" w:rsidRDefault="00E232C7" w:rsidP="00E232C7">
      <w:pPr>
        <w:pStyle w:val="Rubrik2"/>
        <w:numPr>
          <w:ilvl w:val="0"/>
          <w:numId w:val="10"/>
        </w:numPr>
        <w:rPr>
          <w:rFonts w:ascii="Corbel" w:hAnsi="Corbel"/>
        </w:rPr>
      </w:pPr>
      <w:r w:rsidRPr="00011DDD">
        <w:rPr>
          <w:rFonts w:ascii="Corbel" w:hAnsi="Corbel"/>
        </w:rPr>
        <w:t xml:space="preserve">Sista dag för lämna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1546DC" w:rsidRPr="00011DDD" w14:paraId="59A53FB8" w14:textId="77777777" w:rsidTr="00462C05">
        <w:trPr>
          <w:trHeight w:val="785"/>
        </w:trPr>
        <w:tc>
          <w:tcPr>
            <w:tcW w:w="9493" w:type="dxa"/>
          </w:tcPr>
          <w:p w14:paraId="04A56F23" w14:textId="7FB0830D" w:rsidR="001546DC" w:rsidRPr="00011DDD" w:rsidRDefault="00506DBB" w:rsidP="00462C05">
            <w:pPr>
              <w:rPr>
                <w:rFonts w:ascii="Corbel" w:hAnsi="Corbel"/>
                <w:b/>
                <w:bCs/>
              </w:rPr>
            </w:pPr>
            <w:sdt>
              <w:sdtPr>
                <w:rPr>
                  <w:rFonts w:ascii="Corbel" w:hAnsi="Corbel"/>
                </w:rPr>
                <w:id w:val="-1972661299"/>
                <w:placeholder>
                  <w:docPart w:val="F0D77AAF3C0E41FBAC0255FDBE48F74F"/>
                </w:placeholder>
              </w:sdtPr>
              <w:sdtEndPr>
                <w:rPr>
                  <w:highlight w:val="yellow"/>
                </w:rPr>
              </w:sdtEndPr>
              <w:sdtContent>
                <w:r w:rsidR="00490A33">
                  <w:rPr>
                    <w:rFonts w:ascii="Corbel" w:hAnsi="Corbel"/>
                  </w:rPr>
                  <w:t>202</w:t>
                </w:r>
                <w:r w:rsidR="000C64C4">
                  <w:rPr>
                    <w:rFonts w:ascii="Corbel" w:hAnsi="Corbel"/>
                  </w:rPr>
                  <w:t>3-01-</w:t>
                </w:r>
                <w:r w:rsidR="00842EF4">
                  <w:rPr>
                    <w:rFonts w:ascii="Corbel" w:hAnsi="Corbel"/>
                  </w:rPr>
                  <w:t>10</w:t>
                </w:r>
                <w:r w:rsidR="00490A33">
                  <w:rPr>
                    <w:rFonts w:ascii="Corbel" w:hAnsi="Corbel"/>
                  </w:rPr>
                  <w:t xml:space="preserve">   kl 1</w:t>
                </w:r>
                <w:r w:rsidR="00C23029">
                  <w:rPr>
                    <w:rFonts w:ascii="Corbel" w:hAnsi="Corbel"/>
                  </w:rPr>
                  <w:t>3</w:t>
                </w:r>
              </w:sdtContent>
            </w:sdt>
          </w:p>
        </w:tc>
      </w:tr>
    </w:tbl>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p w14:paraId="2F0EE1DD" w14:textId="4CF3DE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3-02-19T00:00:00Z">
                <w:dateFormat w:val="yyyy-MM-dd"/>
                <w:lid w:val="sv-SE"/>
                <w:storeMappedDataAs w:val="dateTime"/>
                <w:calendar w:val="gregorian"/>
              </w:date>
            </w:sdtPr>
            <w:sdtEndPr/>
            <w:sdtContent>
              <w:p w14:paraId="5EB340D9" w14:textId="77FD4BCE" w:rsidR="00710EF6" w:rsidRPr="00011DDD" w:rsidRDefault="00506DBB" w:rsidP="00B06219">
                <w:pPr>
                  <w:rPr>
                    <w:rFonts w:ascii="Corbel" w:hAnsi="Corbel"/>
                    <w:b/>
                    <w:bCs/>
                  </w:rPr>
                </w:pPr>
                <w:r>
                  <w:rPr>
                    <w:rFonts w:ascii="Corbel" w:hAnsi="Corbel"/>
                    <w:b/>
                    <w:bCs/>
                  </w:rPr>
                  <w:t>2023-02-19</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sdt>
            <w:sdtPr>
              <w:rPr>
                <w:rFonts w:ascii="Corbel" w:hAnsi="Corbel"/>
              </w:rPr>
              <w:id w:val="-1110279060"/>
              <w:placeholder>
                <w:docPart w:val="C933BB15AADE43FF93EE9C3DC1CC5BB2"/>
              </w:placeholder>
            </w:sdtPr>
            <w:sdtEndPr>
              <w:rPr>
                <w:rFonts w:asciiTheme="minorHAnsi" w:hAnsiTheme="minorHAnsi"/>
              </w:rPr>
            </w:sdtEndPr>
            <w:sdtContent>
              <w:p w14:paraId="3B76BD81" w14:textId="18E6741F" w:rsidR="008908BD" w:rsidRDefault="008908BD" w:rsidP="00B06219">
                <w:pPr>
                  <w:rPr>
                    <w:rFonts w:ascii="Corbel" w:hAnsi="Corbel"/>
                  </w:rPr>
                </w:pPr>
                <w:r>
                  <w:rPr>
                    <w:rFonts w:ascii="Corbel" w:hAnsi="Corbel"/>
                  </w:rPr>
                  <w:t xml:space="preserve">Kontraktsstart: </w:t>
                </w:r>
                <w:r w:rsidR="000C64C4">
                  <w:rPr>
                    <w:rFonts w:ascii="Corbel" w:hAnsi="Corbel"/>
                  </w:rPr>
                  <w:t>januari</w:t>
                </w:r>
                <w:r>
                  <w:rPr>
                    <w:rFonts w:ascii="Corbel" w:hAnsi="Corbel"/>
                  </w:rPr>
                  <w:t xml:space="preserve"> 202</w:t>
                </w:r>
                <w:r w:rsidR="000C64C4">
                  <w:rPr>
                    <w:rFonts w:ascii="Corbel" w:hAnsi="Corbel"/>
                  </w:rPr>
                  <w:t>3</w:t>
                </w:r>
                <w:r w:rsidR="00395EF9">
                  <w:rPr>
                    <w:rFonts w:ascii="Corbel" w:hAnsi="Corbel"/>
                  </w:rPr>
                  <w:t xml:space="preserve"> </w:t>
                </w:r>
              </w:p>
              <w:p w14:paraId="0765080A" w14:textId="62B500CB" w:rsidR="00BF04FC" w:rsidRPr="00011DDD" w:rsidRDefault="008908BD" w:rsidP="001871D3">
                <w:pPr>
                  <w:pStyle w:val="Ingetavstnd"/>
                  <w:rPr>
                    <w:b/>
                    <w:bCs/>
                  </w:rPr>
                </w:pPr>
                <w:r>
                  <w:t xml:space="preserve">Kontraktstid: </w:t>
                </w:r>
                <w:r w:rsidR="001871D3">
                  <w:t>6</w:t>
                </w:r>
                <w:r w:rsidR="00395EF9">
                  <w:t xml:space="preserve"> månader framåt med option på förlängning upp till 18 månader.</w:t>
                </w:r>
              </w:p>
            </w:sdtContent>
          </w:sdt>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2" w:name="_Hlk88809257"/>
          <w:p w14:paraId="3C262CF4" w14:textId="5D038359" w:rsidR="009B18FB" w:rsidRPr="00011DDD" w:rsidRDefault="00506DBB" w:rsidP="00B06219">
            <w:pPr>
              <w:rPr>
                <w:rFonts w:ascii="Corbel" w:hAnsi="Corbel"/>
                <w:b/>
                <w:bCs/>
              </w:rPr>
            </w:pPr>
            <w:sdt>
              <w:sdtPr>
                <w:rPr>
                  <w:rFonts w:ascii="Corbel" w:hAnsi="Corbel"/>
                </w:rPr>
                <w:id w:val="373738303"/>
                <w:placeholder>
                  <w:docPart w:val="16F01BAE30F445E68E5D76A6F6F9EFFF"/>
                </w:placeholder>
              </w:sdtPr>
              <w:sdtEndPr/>
              <w:sdtContent>
                <w:r w:rsidR="009D71F8">
                  <w:rPr>
                    <w:rFonts w:ascii="Corbel" w:hAnsi="Corbel"/>
                  </w:rPr>
                  <w:t xml:space="preserve">Ca </w:t>
                </w:r>
                <w:r w:rsidR="001871D3">
                  <w:rPr>
                    <w:rFonts w:ascii="Corbel" w:hAnsi="Corbel"/>
                  </w:rPr>
                  <w:t>500-</w:t>
                </w:r>
                <w:r w:rsidR="000C64C4">
                  <w:rPr>
                    <w:rFonts w:ascii="Corbel" w:hAnsi="Corbel"/>
                  </w:rPr>
                  <w:t>600</w:t>
                </w:r>
                <w:r w:rsidR="009D71F8">
                  <w:rPr>
                    <w:rFonts w:ascii="Corbel" w:hAnsi="Corbel"/>
                  </w:rPr>
                  <w:t xml:space="preserve"> timma</w:t>
                </w:r>
                <w:r w:rsidR="0036441F">
                  <w:rPr>
                    <w:rFonts w:ascii="Corbel" w:hAnsi="Corbel"/>
                  </w:rPr>
                  <w:t>r omfattningen kan öka och minska enligt överenskommelse.</w:t>
                </w:r>
              </w:sdtContent>
            </w:sdt>
          </w:p>
        </w:tc>
      </w:tr>
      <w:bookmarkEnd w:id="2"/>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p w14:paraId="7A469F81" w14:textId="20D85A3A" w:rsidR="004816BF" w:rsidRDefault="009D71F8" w:rsidP="009D71F8">
                <w:r>
                  <w:t xml:space="preserve">I uppdraget ingår att </w:t>
                </w:r>
                <w:r w:rsidR="004816BF">
                  <w:t>projektleda upphandlingsprojektet (enligt Stockholm stads projektmodell Lilla ratten)</w:t>
                </w:r>
                <w:r w:rsidR="003033F7">
                  <w:t xml:space="preserve"> från planering till analys</w:t>
                </w:r>
                <w:r w:rsidR="004816BF">
                  <w:t xml:space="preserve"> och dokument</w:t>
                </w:r>
                <w:r w:rsidR="003033F7">
                  <w:t>ation av</w:t>
                </w:r>
                <w:r w:rsidR="004816BF">
                  <w:t xml:space="preserve"> kravspecifikationen</w:t>
                </w:r>
                <w:r w:rsidR="003033F7">
                  <w:t xml:space="preserve"> till genomförande av upphandling </w:t>
                </w:r>
                <w:r w:rsidR="001871D3">
                  <w:t>tillsammans</w:t>
                </w:r>
                <w:r w:rsidR="004816BF">
                  <w:t xml:space="preserve"> med SHIS interna projektledare.</w:t>
                </w:r>
              </w:p>
              <w:p w14:paraId="10FCC374" w14:textId="270A2E00" w:rsidR="001871D3" w:rsidRDefault="001871D3" w:rsidP="009D71F8">
                <w:r>
                  <w:t xml:space="preserve">Det </w:t>
                </w:r>
                <w:r w:rsidR="004816BF">
                  <w:t xml:space="preserve">ingår även att </w:t>
                </w:r>
                <w:r w:rsidR="009D71F8">
                  <w:t>planera</w:t>
                </w:r>
                <w:r w:rsidR="00B66D7F">
                  <w:t>, genomföra</w:t>
                </w:r>
                <w:r w:rsidR="009D71F8">
                  <w:t xml:space="preserve"> och leda </w:t>
                </w:r>
                <w:r w:rsidR="004816BF">
                  <w:t xml:space="preserve">de </w:t>
                </w:r>
                <w:r w:rsidR="009D71F8">
                  <w:t xml:space="preserve">aktiviteter som krävs för att säkra en god kvalitet på information </w:t>
                </w:r>
                <w:r w:rsidR="004816BF">
                  <w:t xml:space="preserve">inför migrering till </w:t>
                </w:r>
                <w:r w:rsidR="009D71F8">
                  <w:t xml:space="preserve">ett kommande </w:t>
                </w:r>
                <w:r w:rsidR="004816BF">
                  <w:t>journalsystem</w:t>
                </w:r>
                <w:r>
                  <w:t xml:space="preserve"> samt förberedelser inför införandeprojektet</w:t>
                </w:r>
                <w:r w:rsidR="009D71F8">
                  <w:t xml:space="preserve">. </w:t>
                </w:r>
                <w:r w:rsidR="004816BF">
                  <w:t xml:space="preserve">En viktig del i arbetet är </w:t>
                </w:r>
                <w:r w:rsidR="009D71F8">
                  <w:t xml:space="preserve">förändringsledning och projektledning av </w:t>
                </w:r>
                <w:r>
                  <w:t>kommande nya</w:t>
                </w:r>
                <w:r w:rsidR="009D71F8">
                  <w:t xml:space="preserve"> arbetssätt och processer</w:t>
                </w:r>
                <w:r>
                  <w:t>.</w:t>
                </w:r>
              </w:p>
              <w:p w14:paraId="6F1801CB" w14:textId="4F71C29C" w:rsidR="000C64C4" w:rsidRPr="001871D3" w:rsidRDefault="001871D3" w:rsidP="000A3397">
                <w:r>
                  <w:t xml:space="preserve">I option ligger </w:t>
                </w:r>
                <w:r w:rsidR="009D71F8">
                  <w:t>projektledning och planering inför/av införandeprojektet</w:t>
                </w:r>
                <w:r w:rsidR="00692416">
                  <w:t>/</w:t>
                </w:r>
                <w:r w:rsidR="00254938">
                  <w:t>delprojekt</w:t>
                </w:r>
                <w:r w:rsidR="00471220">
                  <w:t>et</w:t>
                </w:r>
                <w:r w:rsidR="00511350">
                  <w:t xml:space="preserve"> inkl. </w:t>
                </w:r>
                <w:r w:rsidR="00813F9E">
                  <w:t>wor</w:t>
                </w:r>
                <w:r w:rsidR="00FA2F46">
                  <w:t>k</w:t>
                </w:r>
                <w:r w:rsidR="00813F9E">
                  <w:t>shops</w:t>
                </w:r>
                <w:r w:rsidR="00FA2F46">
                  <w:t>,</w:t>
                </w:r>
                <w:r w:rsidR="00692416">
                  <w:t xml:space="preserve"> </w:t>
                </w:r>
                <w:r w:rsidR="00813F9E">
                  <w:t>processkartläggning och utveckling</w:t>
                </w:r>
                <w:r w:rsidR="009D038E">
                  <w:t xml:space="preserve"> av processer</w:t>
                </w:r>
                <w:r w:rsidR="0043746F">
                  <w:t xml:space="preserve"> samt planering</w:t>
                </w:r>
                <w:r w:rsidR="00FA2F46">
                  <w:t xml:space="preserve"> för och överlämning</w:t>
                </w:r>
                <w:r w:rsidR="0043746F">
                  <w:t xml:space="preserve"> </w:t>
                </w:r>
                <w:r w:rsidR="00692416">
                  <w:t xml:space="preserve">av det nya </w:t>
                </w:r>
                <w:r>
                  <w:t>systemet</w:t>
                </w:r>
                <w:r w:rsidR="00692416">
                  <w:t xml:space="preserve"> </w:t>
                </w:r>
                <w:r w:rsidR="00FA2F46">
                  <w:t>till</w:t>
                </w:r>
                <w:r w:rsidR="0043746F">
                  <w:t xml:space="preserve"> förvaltning</w:t>
                </w:r>
                <w:r w:rsidR="00692416">
                  <w:t>sorganisation</w:t>
                </w:r>
                <w:r w:rsidR="00FA2F46">
                  <w:t>.</w:t>
                </w:r>
                <w:r w:rsidR="00986756">
                  <w:t xml:space="preserve"> </w:t>
                </w:r>
                <w:r w:rsidR="00254938">
                  <w:t>Arbetet innebär såväl strategiskt, taktiskt som operativt arbete i projektet.</w:t>
                </w: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EndPr/>
            <w:sdtContent>
              <w:p w14:paraId="3A7675DD" w14:textId="6E1BAD40" w:rsidR="0031407F" w:rsidRPr="00011DDD" w:rsidRDefault="009D71F8" w:rsidP="00A66DB6">
                <w:pPr>
                  <w:rPr>
                    <w:rFonts w:ascii="Corbel" w:hAnsi="Corbel"/>
                    <w:b/>
                    <w:bCs/>
                  </w:rPr>
                </w:pPr>
                <w:r>
                  <w:t>SHIS önskar anlita en erfaren projektledare/förändringsledare</w:t>
                </w:r>
                <w:r w:rsidR="00FB3D74">
                  <w:t>/kravhanterare</w:t>
                </w:r>
                <w:r>
                  <w:t xml:space="preserve"> med djup och gedigen erfarenhet av </w:t>
                </w:r>
                <w:r w:rsidR="00FB3D74">
                  <w:t>journalsystem/dokumentationssystem för anteckningar enligt olika lagstiftningar</w:t>
                </w:r>
                <w:r>
                  <w:t xml:space="preserve">. </w:t>
                </w:r>
                <w:r w:rsidR="005D65C6">
                  <w:t>För att lyckas i rollen krävs</w:t>
                </w:r>
                <w:r w:rsidR="00BB12C5">
                  <w:t xml:space="preserve"> utöver </w:t>
                </w:r>
                <w:r w:rsidR="00FA2F46">
                  <w:t xml:space="preserve">erfarenhet och utbildning inom </w:t>
                </w:r>
                <w:r w:rsidR="00BB12C5">
                  <w:t>projektledning</w:t>
                </w:r>
                <w:r w:rsidR="0043598F">
                  <w:t xml:space="preserve">, </w:t>
                </w:r>
                <w:r w:rsidR="00FB3D74">
                  <w:t>förändringsledning och</w:t>
                </w:r>
                <w:r w:rsidR="0043598F">
                  <w:t xml:space="preserve"> </w:t>
                </w:r>
                <w:r w:rsidR="00FB3D74">
                  <w:t>kravspecifikation</w:t>
                </w:r>
                <w:r w:rsidR="0043598F">
                  <w:t xml:space="preserve"> </w:t>
                </w:r>
                <w:r w:rsidR="00BB12C5">
                  <w:t xml:space="preserve">erfarenhet av </w:t>
                </w:r>
                <w:r w:rsidR="00FB3D74">
                  <w:t>journalsystem och LOU.</w:t>
                </w:r>
                <w:r w:rsidR="00FA2F46">
                  <w:t xml:space="preserve"> Meriterande </w:t>
                </w:r>
                <w:r w:rsidR="00A66DB6">
                  <w:t xml:space="preserve">är </w:t>
                </w:r>
                <w:r w:rsidR="0043598F">
                  <w:t xml:space="preserve">likande </w:t>
                </w:r>
                <w:r w:rsidR="00A66DB6">
                  <w:t xml:space="preserve">arbete/uppdrag inom </w:t>
                </w:r>
                <w:r w:rsidR="00FB3D74">
                  <w:t>kommunal verksamhet.</w:t>
                </w:r>
              </w:p>
            </w:sdtContent>
          </w:sdt>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52EF6968" w:rsidR="00A02CC3" w:rsidRPr="00011DDD" w:rsidRDefault="00506DBB" w:rsidP="000A3397">
            <w:pPr>
              <w:rPr>
                <w:rFonts w:ascii="Corbel" w:hAnsi="Corbel"/>
                <w:b/>
                <w:bCs/>
              </w:rPr>
            </w:pPr>
            <w:sdt>
              <w:sdtPr>
                <w:rPr>
                  <w:rFonts w:ascii="Corbel" w:hAnsi="Corbel"/>
                </w:rPr>
                <w:id w:val="-629476995"/>
                <w:placeholder>
                  <w:docPart w:val="B1CDCB7152E44E778202E075E79BF1D4"/>
                </w:placeholder>
              </w:sdtPr>
              <w:sdtEndPr/>
              <w:sdtContent>
                <w:r w:rsidR="003D23C3">
                  <w:rPr>
                    <w:rFonts w:ascii="Corbel" w:hAnsi="Corbel"/>
                  </w:rPr>
                  <w:t>5</w:t>
                </w:r>
              </w:sdtContent>
            </w:sdt>
          </w:p>
        </w:tc>
      </w:tr>
    </w:tbl>
    <w:p w14:paraId="204A71F3" w14:textId="77777777" w:rsidR="00B66D7F" w:rsidRDefault="00B66D7F" w:rsidP="005F2018">
      <w:pPr>
        <w:pStyle w:val="Rubrik2"/>
        <w:ind w:left="360"/>
        <w:rPr>
          <w:rFonts w:ascii="Corbel" w:hAnsi="Corbel"/>
        </w:rPr>
      </w:pPr>
    </w:p>
    <w:p w14:paraId="47E30F8E" w14:textId="3B49FBB7"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tbl>
      <w:tblPr>
        <w:tblStyle w:val="Tabellrutnt"/>
        <w:tblW w:w="0" w:type="auto"/>
        <w:tblLook w:val="04A0" w:firstRow="1" w:lastRow="0" w:firstColumn="1" w:lastColumn="0" w:noHBand="0" w:noVBand="1"/>
      </w:tblPr>
      <w:tblGrid>
        <w:gridCol w:w="6771"/>
        <w:gridCol w:w="2291"/>
      </w:tblGrid>
      <w:tr w:rsidR="006C3148" w:rsidRPr="00011DDD" w14:paraId="4AE41543" w14:textId="77777777" w:rsidTr="008D58F8">
        <w:tc>
          <w:tcPr>
            <w:tcW w:w="0" w:type="auto"/>
            <w:shd w:val="clear" w:color="auto" w:fill="FFFFFF" w:themeFill="background1"/>
          </w:tcPr>
          <w:p w14:paraId="59ADD139" w14:textId="77777777" w:rsidR="003B0894" w:rsidRPr="007220D0" w:rsidRDefault="003B0894" w:rsidP="000A3397">
            <w:pPr>
              <w:rPr>
                <w:rFonts w:ascii="Corbel" w:hAnsi="Corbel"/>
                <w:b/>
                <w:bCs/>
              </w:rPr>
            </w:pPr>
            <w:r w:rsidRPr="007220D0">
              <w:rPr>
                <w:rFonts w:ascii="Corbel" w:hAnsi="Corbel"/>
                <w:b/>
                <w:bCs/>
              </w:rPr>
              <w:t>Erbjuden konsult ska ha</w:t>
            </w:r>
          </w:p>
        </w:tc>
        <w:tc>
          <w:tcPr>
            <w:tcW w:w="0" w:type="auto"/>
            <w:shd w:val="clear" w:color="auto" w:fill="FFFFFF" w:themeFill="background1"/>
          </w:tcPr>
          <w:p w14:paraId="7C405404" w14:textId="77777777" w:rsidR="003B0894" w:rsidRPr="007220D0" w:rsidRDefault="003B0894" w:rsidP="000A3397">
            <w:pPr>
              <w:rPr>
                <w:rFonts w:ascii="Corbel" w:hAnsi="Corbel"/>
                <w:b/>
                <w:bCs/>
                <w:sz w:val="20"/>
              </w:rPr>
            </w:pPr>
            <w:r w:rsidRPr="007220D0">
              <w:rPr>
                <w:rFonts w:ascii="Corbel" w:hAnsi="Corbel"/>
                <w:b/>
                <w:bCs/>
                <w:i/>
                <w:iCs/>
              </w:rPr>
              <w:t>Ange var i CV kravuppfyllnad framgår</w:t>
            </w:r>
          </w:p>
        </w:tc>
      </w:tr>
      <w:tr w:rsidR="006C3148" w:rsidRPr="00011DDD" w14:paraId="0BCC9F56" w14:textId="77777777" w:rsidTr="008D58F8">
        <w:tc>
          <w:tcPr>
            <w:tcW w:w="0" w:type="auto"/>
            <w:shd w:val="clear" w:color="auto" w:fill="FFFFFF" w:themeFill="background1"/>
          </w:tcPr>
          <w:p w14:paraId="726D33BA" w14:textId="393965BC" w:rsidR="003B0894" w:rsidRPr="007220D0" w:rsidRDefault="004C7B34" w:rsidP="000A3397">
            <w:pPr>
              <w:rPr>
                <w:rFonts w:ascii="Corbel" w:hAnsi="Corbel"/>
              </w:rPr>
            </w:pPr>
            <w:r w:rsidRPr="007220D0">
              <w:rPr>
                <w:rFonts w:ascii="Corbel" w:hAnsi="Corbel"/>
              </w:rPr>
              <w:t xml:space="preserve">Minst 5 år erfarenhet </w:t>
            </w:r>
            <w:r w:rsidR="001F2DA0" w:rsidRPr="007220D0">
              <w:rPr>
                <w:rFonts w:ascii="Corbel" w:hAnsi="Corbel"/>
              </w:rPr>
              <w:t>som projektledare</w:t>
            </w:r>
          </w:p>
        </w:tc>
        <w:tc>
          <w:tcPr>
            <w:tcW w:w="0" w:type="auto"/>
            <w:shd w:val="clear" w:color="auto" w:fill="FFFFFF" w:themeFill="background1"/>
          </w:tcPr>
          <w:p w14:paraId="62665B62" w14:textId="77777777" w:rsidR="003B0894" w:rsidRPr="00011DDD" w:rsidRDefault="00506DBB" w:rsidP="000A3397">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6C3148" w:rsidRPr="00011DDD" w14:paraId="74B38F5C" w14:textId="77777777" w:rsidTr="008D58F8">
        <w:tc>
          <w:tcPr>
            <w:tcW w:w="0" w:type="auto"/>
            <w:shd w:val="clear" w:color="auto" w:fill="FFFFFF" w:themeFill="background1"/>
          </w:tcPr>
          <w:p w14:paraId="52649BC8" w14:textId="6182EF81" w:rsidR="00B8553D" w:rsidRPr="007220D0" w:rsidRDefault="00B8553D" w:rsidP="000A3397">
            <w:pPr>
              <w:rPr>
                <w:rFonts w:ascii="Corbel" w:hAnsi="Corbel"/>
              </w:rPr>
            </w:pPr>
            <w:r w:rsidRPr="007220D0">
              <w:rPr>
                <w:rFonts w:ascii="Corbel" w:hAnsi="Corbel"/>
              </w:rPr>
              <w:t>Utbildning inom projektledning</w:t>
            </w:r>
            <w:r w:rsidR="00FB3D74">
              <w:rPr>
                <w:rFonts w:ascii="Corbel" w:hAnsi="Corbel"/>
              </w:rPr>
              <w:t xml:space="preserve"> </w:t>
            </w:r>
          </w:p>
        </w:tc>
        <w:tc>
          <w:tcPr>
            <w:tcW w:w="0" w:type="auto"/>
            <w:shd w:val="clear" w:color="auto" w:fill="FFFFFF" w:themeFill="background1"/>
          </w:tcPr>
          <w:p w14:paraId="78B93858" w14:textId="77777777" w:rsidR="00B8553D" w:rsidRDefault="00B8553D" w:rsidP="000A3397">
            <w:pPr>
              <w:rPr>
                <w:rFonts w:ascii="Corbel" w:hAnsi="Corbel" w:cstheme="minorHAnsi"/>
                <w:sz w:val="20"/>
              </w:rPr>
            </w:pPr>
          </w:p>
        </w:tc>
      </w:tr>
      <w:tr w:rsidR="006C3148" w:rsidRPr="00011DDD" w14:paraId="6DEB4BA4" w14:textId="77777777" w:rsidTr="008D58F8">
        <w:tc>
          <w:tcPr>
            <w:tcW w:w="0" w:type="auto"/>
            <w:shd w:val="clear" w:color="auto" w:fill="FFFFFF" w:themeFill="background1"/>
          </w:tcPr>
          <w:p w14:paraId="6203F8D0" w14:textId="2BB80C00" w:rsidR="00650BA3" w:rsidRPr="007220D0" w:rsidRDefault="00F80899" w:rsidP="000A3397">
            <w:pPr>
              <w:rPr>
                <w:rFonts w:ascii="Corbel" w:hAnsi="Corbel"/>
              </w:rPr>
            </w:pPr>
            <w:r>
              <w:rPr>
                <w:rFonts w:ascii="Corbel" w:hAnsi="Corbel"/>
              </w:rPr>
              <w:t>Erfarenhet av kravhantering</w:t>
            </w:r>
            <w:r w:rsidR="00527E14">
              <w:rPr>
                <w:rFonts w:ascii="Corbel" w:hAnsi="Corbel"/>
              </w:rPr>
              <w:t xml:space="preserve"> och</w:t>
            </w:r>
            <w:r>
              <w:rPr>
                <w:rFonts w:ascii="Corbel" w:hAnsi="Corbel"/>
              </w:rPr>
              <w:t xml:space="preserve"> </w:t>
            </w:r>
            <w:r w:rsidR="00527E14">
              <w:rPr>
                <w:rFonts w:ascii="Corbel" w:hAnsi="Corbel"/>
              </w:rPr>
              <w:t xml:space="preserve">utformande av </w:t>
            </w:r>
            <w:r>
              <w:rPr>
                <w:rFonts w:ascii="Corbel" w:hAnsi="Corbel"/>
              </w:rPr>
              <w:t>kravspecifikation</w:t>
            </w:r>
          </w:p>
        </w:tc>
        <w:tc>
          <w:tcPr>
            <w:tcW w:w="0" w:type="auto"/>
            <w:shd w:val="clear" w:color="auto" w:fill="FFFFFF" w:themeFill="background1"/>
          </w:tcPr>
          <w:p w14:paraId="4D6D1C80" w14:textId="77777777" w:rsidR="00650BA3" w:rsidRDefault="00650BA3" w:rsidP="000A3397">
            <w:pPr>
              <w:rPr>
                <w:rFonts w:ascii="Corbel" w:hAnsi="Corbel" w:cstheme="minorHAnsi"/>
                <w:sz w:val="20"/>
              </w:rPr>
            </w:pPr>
          </w:p>
        </w:tc>
      </w:tr>
      <w:tr w:rsidR="006C3148" w:rsidRPr="00011DDD" w14:paraId="0343CEEB" w14:textId="77777777" w:rsidTr="008D58F8">
        <w:tc>
          <w:tcPr>
            <w:tcW w:w="0" w:type="auto"/>
            <w:shd w:val="clear" w:color="auto" w:fill="FFFFFF" w:themeFill="background1"/>
          </w:tcPr>
          <w:p w14:paraId="1142B2B6" w14:textId="1B5B73E7" w:rsidR="00B8553D" w:rsidRPr="007220D0" w:rsidRDefault="00B8553D" w:rsidP="000A3397">
            <w:pPr>
              <w:rPr>
                <w:rFonts w:ascii="Corbel" w:hAnsi="Corbel"/>
              </w:rPr>
            </w:pPr>
            <w:r w:rsidRPr="007220D0">
              <w:rPr>
                <w:rFonts w:ascii="Corbel" w:hAnsi="Corbel"/>
              </w:rPr>
              <w:lastRenderedPageBreak/>
              <w:t>Minst 5 år</w:t>
            </w:r>
            <w:r w:rsidR="00FB3D74">
              <w:rPr>
                <w:rFonts w:ascii="Corbel" w:hAnsi="Corbel"/>
              </w:rPr>
              <w:t>s</w:t>
            </w:r>
            <w:r w:rsidRPr="007220D0">
              <w:rPr>
                <w:rFonts w:ascii="Corbel" w:hAnsi="Corbel"/>
              </w:rPr>
              <w:t xml:space="preserve"> erfarenhet a</w:t>
            </w:r>
            <w:r w:rsidR="00DF40F4">
              <w:rPr>
                <w:rFonts w:ascii="Corbel" w:hAnsi="Corbel"/>
              </w:rPr>
              <w:t xml:space="preserve">v arbete med </w:t>
            </w:r>
            <w:r w:rsidR="0098189A">
              <w:rPr>
                <w:rFonts w:ascii="Corbel" w:hAnsi="Corbel"/>
              </w:rPr>
              <w:t>upphandling och</w:t>
            </w:r>
            <w:r w:rsidR="006C3148">
              <w:rPr>
                <w:rFonts w:ascii="Corbel" w:hAnsi="Corbel"/>
              </w:rPr>
              <w:t>/eller</w:t>
            </w:r>
            <w:r w:rsidR="0098189A">
              <w:rPr>
                <w:rFonts w:ascii="Corbel" w:hAnsi="Corbel"/>
              </w:rPr>
              <w:t xml:space="preserve"> införande</w:t>
            </w:r>
            <w:ins w:id="3" w:author="Anna Maria Röstlund" w:date="2022-12-19T14:56:00Z">
              <w:r w:rsidR="006C3148">
                <w:rPr>
                  <w:rFonts w:ascii="Corbel" w:hAnsi="Corbel"/>
                </w:rPr>
                <w:t xml:space="preserve"> </w:t>
              </w:r>
            </w:ins>
            <w:r w:rsidR="00C72592">
              <w:rPr>
                <w:rFonts w:ascii="Corbel" w:hAnsi="Corbel"/>
              </w:rPr>
              <w:t>och digitalisering</w:t>
            </w:r>
            <w:r w:rsidR="0098189A">
              <w:rPr>
                <w:rFonts w:ascii="Corbel" w:hAnsi="Corbel"/>
              </w:rPr>
              <w:t xml:space="preserve"> </w:t>
            </w:r>
            <w:r w:rsidR="0098189A">
              <w:rPr>
                <w:rFonts w:ascii="Corbel" w:hAnsi="Corbel"/>
              </w:rPr>
              <w:t xml:space="preserve">av </w:t>
            </w:r>
            <w:r w:rsidR="00FB3D74">
              <w:rPr>
                <w:rFonts w:ascii="Corbel" w:hAnsi="Corbel"/>
              </w:rPr>
              <w:t>journalsystem som projektledare, specialist eller förvaltningsledare</w:t>
            </w:r>
          </w:p>
        </w:tc>
        <w:tc>
          <w:tcPr>
            <w:tcW w:w="0" w:type="auto"/>
            <w:shd w:val="clear" w:color="auto" w:fill="FFFFFF" w:themeFill="background1"/>
          </w:tcPr>
          <w:p w14:paraId="46CEB6B3" w14:textId="77777777" w:rsidR="00B8553D" w:rsidRDefault="00B8553D" w:rsidP="000A3397">
            <w:pPr>
              <w:rPr>
                <w:rFonts w:ascii="Corbel" w:hAnsi="Corbel" w:cstheme="minorHAnsi"/>
                <w:sz w:val="20"/>
              </w:rPr>
            </w:pPr>
          </w:p>
        </w:tc>
      </w:tr>
      <w:tr w:rsidR="006C3148" w:rsidRPr="00011DDD" w14:paraId="10260BB6" w14:textId="77777777" w:rsidTr="007220D0">
        <w:tc>
          <w:tcPr>
            <w:tcW w:w="0" w:type="auto"/>
            <w:tcBorders>
              <w:bottom w:val="single" w:sz="4" w:space="0" w:color="auto"/>
            </w:tcBorders>
            <w:shd w:val="clear" w:color="auto" w:fill="FFFFFF" w:themeFill="background1"/>
          </w:tcPr>
          <w:p w14:paraId="5F67B6C6" w14:textId="19D5E77C" w:rsidR="002310D7" w:rsidRPr="007220D0" w:rsidRDefault="00B8553D" w:rsidP="000A3397">
            <w:pPr>
              <w:rPr>
                <w:rFonts w:ascii="Corbel" w:hAnsi="Corbel"/>
              </w:rPr>
            </w:pPr>
            <w:r w:rsidRPr="007220D0">
              <w:rPr>
                <w:rFonts w:ascii="Corbel" w:hAnsi="Corbel"/>
              </w:rPr>
              <w:t>A</w:t>
            </w:r>
            <w:r w:rsidR="002310D7" w:rsidRPr="007220D0">
              <w:rPr>
                <w:rFonts w:ascii="Corbel" w:hAnsi="Corbel"/>
              </w:rPr>
              <w:t xml:space="preserve">rbetat med att utveckla </w:t>
            </w:r>
            <w:r w:rsidRPr="007220D0">
              <w:rPr>
                <w:rFonts w:ascii="Corbel" w:hAnsi="Corbel"/>
              </w:rPr>
              <w:t xml:space="preserve">och digitalisera </w:t>
            </w:r>
            <w:r w:rsidR="002310D7" w:rsidRPr="007220D0">
              <w:rPr>
                <w:rFonts w:ascii="Corbel" w:hAnsi="Corbel"/>
              </w:rPr>
              <w:t xml:space="preserve">processer </w:t>
            </w:r>
            <w:r w:rsidR="00FB3D74">
              <w:rPr>
                <w:rFonts w:ascii="Corbel" w:hAnsi="Corbel"/>
              </w:rPr>
              <w:t>koppat till dokumentation och journalföring</w:t>
            </w:r>
          </w:p>
        </w:tc>
        <w:tc>
          <w:tcPr>
            <w:tcW w:w="0" w:type="auto"/>
            <w:tcBorders>
              <w:bottom w:val="single" w:sz="4" w:space="0" w:color="auto"/>
            </w:tcBorders>
            <w:shd w:val="clear" w:color="auto" w:fill="FFFFFF" w:themeFill="background1"/>
          </w:tcPr>
          <w:p w14:paraId="28DBB7C7" w14:textId="77777777" w:rsidR="002310D7" w:rsidRDefault="002310D7" w:rsidP="000A3397">
            <w:pPr>
              <w:rPr>
                <w:rFonts w:ascii="Corbel" w:hAnsi="Corbel" w:cstheme="minorHAnsi"/>
                <w:sz w:val="20"/>
              </w:rPr>
            </w:pPr>
          </w:p>
        </w:tc>
      </w:tr>
      <w:tr w:rsidR="006C3148" w:rsidRPr="00011DDD" w14:paraId="3669554A" w14:textId="77777777" w:rsidTr="007220D0">
        <w:tc>
          <w:tcPr>
            <w:tcW w:w="0" w:type="auto"/>
            <w:tcBorders>
              <w:bottom w:val="single" w:sz="4" w:space="0" w:color="auto"/>
            </w:tcBorders>
            <w:shd w:val="clear" w:color="auto" w:fill="FFFFFF" w:themeFill="background1"/>
          </w:tcPr>
          <w:p w14:paraId="0BD1B391" w14:textId="55A7B468" w:rsidR="00FB3D74" w:rsidRPr="007220D0" w:rsidRDefault="003669B0" w:rsidP="000A3397">
            <w:pPr>
              <w:rPr>
                <w:rFonts w:ascii="Corbel" w:hAnsi="Corbel"/>
              </w:rPr>
            </w:pPr>
            <w:r>
              <w:rPr>
                <w:rFonts w:ascii="Segoe UI" w:hAnsi="Segoe UI" w:cs="Segoe UI"/>
                <w:color w:val="242424"/>
                <w:sz w:val="21"/>
                <w:szCs w:val="21"/>
                <w:shd w:val="clear" w:color="auto" w:fill="FFFFFF"/>
              </w:rPr>
              <w:t>K</w:t>
            </w:r>
            <w:r w:rsidRPr="003669B0">
              <w:rPr>
                <w:rFonts w:ascii="Segoe UI" w:hAnsi="Segoe UI" w:cs="Segoe UI"/>
                <w:color w:val="242424"/>
                <w:sz w:val="21"/>
                <w:szCs w:val="21"/>
                <w:shd w:val="clear" w:color="auto" w:fill="FFFFFF"/>
              </w:rPr>
              <w:t>unskap om hantering av socialdokumentation utifrån Socialtjänstens olika verksamhetsområden</w:t>
            </w:r>
            <w:r w:rsidRPr="003669B0" w:rsidDel="00EA063B">
              <w:rPr>
                <w:rFonts w:ascii="Segoe UI" w:hAnsi="Segoe UI" w:cs="Segoe UI"/>
                <w:color w:val="242424"/>
                <w:sz w:val="21"/>
                <w:szCs w:val="21"/>
                <w:shd w:val="clear" w:color="auto" w:fill="FFFFFF"/>
              </w:rPr>
              <w:t xml:space="preserve"> </w:t>
            </w:r>
            <w:r w:rsidR="00D515CB">
              <w:rPr>
                <w:rFonts w:ascii="Segoe UI" w:hAnsi="Segoe UI" w:cs="Segoe UI"/>
                <w:color w:val="242424"/>
                <w:sz w:val="21"/>
                <w:szCs w:val="21"/>
                <w:shd w:val="clear" w:color="auto" w:fill="FFFFFF"/>
              </w:rPr>
              <w:t>(</w:t>
            </w:r>
            <w:hyperlink r:id="rId5" w:history="1">
              <w:r w:rsidR="00EA063B">
                <w:rPr>
                  <w:rStyle w:val="Hyperlnk"/>
                </w:rPr>
                <w:t>Handläggning och dokumentation – handbok för socialtjänsten (socialstyrelsen.se)</w:t>
              </w:r>
            </w:hyperlink>
            <w:r w:rsidR="00D515CB">
              <w:rPr>
                <w:rFonts w:ascii="Segoe UI" w:hAnsi="Segoe UI" w:cs="Segoe UI"/>
                <w:color w:val="242424"/>
                <w:sz w:val="21"/>
                <w:szCs w:val="21"/>
                <w:shd w:val="clear" w:color="auto" w:fill="FFFFFF"/>
              </w:rPr>
              <w:t>)</w:t>
            </w:r>
          </w:p>
        </w:tc>
        <w:tc>
          <w:tcPr>
            <w:tcW w:w="0" w:type="auto"/>
            <w:tcBorders>
              <w:bottom w:val="single" w:sz="4" w:space="0" w:color="auto"/>
            </w:tcBorders>
            <w:shd w:val="clear" w:color="auto" w:fill="FFFFFF" w:themeFill="background1"/>
          </w:tcPr>
          <w:p w14:paraId="06E265D5" w14:textId="77777777" w:rsidR="00FB3D74" w:rsidRDefault="00FB3D74" w:rsidP="000A3397">
            <w:pPr>
              <w:rPr>
                <w:rFonts w:ascii="Corbel" w:hAnsi="Corbel" w:cstheme="minorHAnsi"/>
                <w:sz w:val="20"/>
              </w:rPr>
            </w:pPr>
          </w:p>
        </w:tc>
      </w:tr>
      <w:tr w:rsidR="006C3148" w:rsidRPr="00011DDD" w14:paraId="08D45077" w14:textId="77777777" w:rsidTr="00FB3D74">
        <w:tc>
          <w:tcPr>
            <w:tcW w:w="0" w:type="auto"/>
            <w:shd w:val="clear" w:color="auto" w:fill="FFFFFF" w:themeFill="background1"/>
          </w:tcPr>
          <w:p w14:paraId="44096CD3" w14:textId="4C7C1061" w:rsidR="003B0894" w:rsidRPr="007220D0" w:rsidRDefault="007E11E8" w:rsidP="000A3397">
            <w:pPr>
              <w:rPr>
                <w:rFonts w:ascii="Corbel" w:hAnsi="Corbel"/>
              </w:rPr>
            </w:pPr>
            <w:r w:rsidRPr="007220D0">
              <w:rPr>
                <w:rFonts w:ascii="Corbel" w:hAnsi="Corbel"/>
              </w:rPr>
              <w:t xml:space="preserve">Agerat förändringsledare vid komplexa </w:t>
            </w:r>
            <w:r w:rsidR="00DF40F4">
              <w:rPr>
                <w:rFonts w:ascii="Corbel" w:hAnsi="Corbel"/>
              </w:rPr>
              <w:t>utvecklings, digitalisering</w:t>
            </w:r>
            <w:r w:rsidRPr="007220D0">
              <w:rPr>
                <w:rFonts w:ascii="Corbel" w:hAnsi="Corbel"/>
              </w:rPr>
              <w:t xml:space="preserve"> och/eller införandeprojekt</w:t>
            </w:r>
          </w:p>
        </w:tc>
        <w:tc>
          <w:tcPr>
            <w:tcW w:w="0" w:type="auto"/>
            <w:shd w:val="clear" w:color="auto" w:fill="FFFFFF" w:themeFill="background1"/>
          </w:tcPr>
          <w:p w14:paraId="38A0B88A" w14:textId="77777777" w:rsidR="003B0894" w:rsidRPr="00011DDD" w:rsidRDefault="00506DBB" w:rsidP="000A3397">
            <w:pPr>
              <w:rPr>
                <w:rFonts w:ascii="Corbel" w:hAnsi="Corbel"/>
                <w:sz w:val="20"/>
                <w:highlight w:val="yellow"/>
              </w:rPr>
            </w:pPr>
            <w:sdt>
              <w:sdtPr>
                <w:rPr>
                  <w:rFonts w:ascii="Corbel" w:hAnsi="Corbel" w:cstheme="minorHAnsi"/>
                  <w:sz w:val="20"/>
                </w:rPr>
                <w:id w:val="887604450"/>
                <w:placeholder>
                  <w:docPart w:val="B12E0070D11340CAACF06F199E1341AB"/>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6C3148" w:rsidRPr="00011DDD" w14:paraId="02DF4C6D" w14:textId="77777777" w:rsidTr="007220D0">
        <w:tc>
          <w:tcPr>
            <w:tcW w:w="0" w:type="auto"/>
            <w:tcBorders>
              <w:bottom w:val="nil"/>
            </w:tcBorders>
            <w:shd w:val="clear" w:color="auto" w:fill="FFFFFF" w:themeFill="background1"/>
          </w:tcPr>
          <w:p w14:paraId="2BA8B419" w14:textId="78BACD5C" w:rsidR="00FB3D74" w:rsidRPr="007220D0" w:rsidRDefault="00FB3D74" w:rsidP="000A3397">
            <w:pPr>
              <w:rPr>
                <w:rFonts w:ascii="Corbel" w:hAnsi="Corbel"/>
              </w:rPr>
            </w:pPr>
            <w:r>
              <w:rPr>
                <w:rFonts w:ascii="Corbel" w:hAnsi="Corbel"/>
              </w:rPr>
              <w:t xml:space="preserve">Erfarenhet av </w:t>
            </w:r>
            <w:r w:rsidR="006C3148">
              <w:rPr>
                <w:rFonts w:ascii="Corbel" w:hAnsi="Corbel"/>
              </w:rPr>
              <w:t xml:space="preserve">projektledning av </w:t>
            </w:r>
            <w:r>
              <w:rPr>
                <w:rFonts w:ascii="Corbel" w:hAnsi="Corbel"/>
              </w:rPr>
              <w:t xml:space="preserve">upphandling </w:t>
            </w:r>
            <w:r w:rsidR="006C3148">
              <w:rPr>
                <w:rFonts w:ascii="Corbel" w:hAnsi="Corbel"/>
              </w:rPr>
              <w:t>enligt</w:t>
            </w:r>
            <w:r w:rsidR="006C3148">
              <w:rPr>
                <w:rFonts w:ascii="Corbel" w:hAnsi="Corbel"/>
              </w:rPr>
              <w:t xml:space="preserve"> </w:t>
            </w:r>
            <w:r>
              <w:rPr>
                <w:rFonts w:ascii="Corbel" w:hAnsi="Corbel"/>
              </w:rPr>
              <w:t>LOU</w:t>
            </w:r>
          </w:p>
        </w:tc>
        <w:tc>
          <w:tcPr>
            <w:tcW w:w="0" w:type="auto"/>
            <w:tcBorders>
              <w:bottom w:val="nil"/>
            </w:tcBorders>
            <w:shd w:val="clear" w:color="auto" w:fill="FFFFFF" w:themeFill="background1"/>
          </w:tcPr>
          <w:p w14:paraId="0211E087" w14:textId="77777777" w:rsidR="00FB3D74" w:rsidRDefault="00FB3D74" w:rsidP="000A3397">
            <w:pPr>
              <w:rPr>
                <w:rFonts w:ascii="Corbel" w:hAnsi="Corbel" w:cstheme="minorHAnsi"/>
                <w:sz w:val="20"/>
              </w:rPr>
            </w:pPr>
          </w:p>
        </w:tc>
      </w:tr>
    </w:tbl>
    <w:p w14:paraId="7D4EEBBF" w14:textId="77777777" w:rsidR="00EA6A8A" w:rsidRPr="00011DDD" w:rsidRDefault="00EA6A8A" w:rsidP="00EA6A8A">
      <w:pPr>
        <w:rPr>
          <w:rFonts w:ascii="Corbel" w:hAnsi="Corbel"/>
          <w:i/>
          <w:highlight w:val="yellow"/>
        </w:rPr>
      </w:pPr>
    </w:p>
    <w:p w14:paraId="1C2695C8" w14:textId="21D5443E" w:rsidR="00EA6A8A" w:rsidRPr="008D58F8" w:rsidRDefault="00EA6A8A" w:rsidP="00EA6A8A">
      <w:pPr>
        <w:rPr>
          <w:rFonts w:ascii="Corbel" w:hAnsi="Corbel"/>
          <w:iCs/>
        </w:rPr>
      </w:pPr>
      <w:r w:rsidRPr="008D58F8">
        <w:rPr>
          <w:rFonts w:ascii="Corbel" w:hAnsi="Corbel"/>
          <w:iCs/>
        </w:rPr>
        <w:t xml:space="preserve">Krav på tidigare erfarenhet ska styrkas </w:t>
      </w:r>
      <w:r w:rsidR="00E760E3" w:rsidRPr="008D58F8">
        <w:rPr>
          <w:rFonts w:ascii="Corbel" w:hAnsi="Corbel"/>
          <w:iCs/>
        </w:rPr>
        <w:t>av</w:t>
      </w:r>
      <w:r w:rsidRPr="008D58F8">
        <w:rPr>
          <w:rFonts w:ascii="Corbel" w:hAnsi="Corbel"/>
          <w:iCs/>
        </w:rPr>
        <w:t xml:space="preserve"> till avropssvaret bilagt CV.</w:t>
      </w:r>
    </w:p>
    <w:p w14:paraId="0F4CEAF5" w14:textId="567DCFE2" w:rsidR="00EA6A8A" w:rsidRPr="008D58F8" w:rsidRDefault="00EA6A8A" w:rsidP="00EA6A8A">
      <w:pPr>
        <w:rPr>
          <w:rFonts w:ascii="Corbel" w:hAnsi="Corbel"/>
          <w:iCs/>
        </w:rPr>
      </w:pPr>
      <w:r w:rsidRPr="008D58F8">
        <w:rPr>
          <w:rFonts w:ascii="Corbel" w:hAnsi="Corbel"/>
          <w:iCs/>
        </w:rPr>
        <w:t xml:space="preserve">Konsulten ska ha erfarenhet av ett liknande uppdrag. Detta styrks genom att </w:t>
      </w:r>
      <w:r w:rsidR="00D031D1" w:rsidRPr="008D58F8">
        <w:rPr>
          <w:rFonts w:ascii="Corbel" w:hAnsi="Corbel"/>
          <w:iCs/>
        </w:rPr>
        <w:t xml:space="preserve">ramavtalsleverantören </w:t>
      </w:r>
      <w:r w:rsidRPr="008D58F8">
        <w:rPr>
          <w:rFonts w:ascii="Corbel" w:hAnsi="Corbel"/>
          <w:iCs/>
        </w:rPr>
        <w:t xml:space="preserve">till </w:t>
      </w:r>
      <w:r w:rsidR="001701D6" w:rsidRPr="008D58F8">
        <w:rPr>
          <w:rFonts w:ascii="Corbel" w:hAnsi="Corbel"/>
          <w:iCs/>
        </w:rPr>
        <w:t xml:space="preserve">anbudet </w:t>
      </w:r>
      <w:r w:rsidR="00E760E3" w:rsidRPr="008D58F8">
        <w:rPr>
          <w:rFonts w:ascii="Corbel" w:hAnsi="Corbel"/>
          <w:iCs/>
        </w:rPr>
        <w:t>bifogar</w:t>
      </w:r>
      <w:r w:rsidRPr="008D58F8">
        <w:rPr>
          <w:rFonts w:ascii="Corbel" w:hAnsi="Corbel"/>
          <w:iCs/>
        </w:rPr>
        <w:t xml:space="preserve"> en beskrivning av ett motsvarande uppdrag. Följande uppgifter ska framgå:</w:t>
      </w:r>
    </w:p>
    <w:p w14:paraId="14DE6F8E" w14:textId="77777777" w:rsidR="00EA6A8A" w:rsidRPr="008D58F8" w:rsidRDefault="00EA6A8A" w:rsidP="00EA6A8A">
      <w:pPr>
        <w:pStyle w:val="Liststycke"/>
        <w:numPr>
          <w:ilvl w:val="0"/>
          <w:numId w:val="15"/>
        </w:numPr>
        <w:rPr>
          <w:rFonts w:ascii="Corbel" w:hAnsi="Corbel"/>
          <w:iCs/>
        </w:rPr>
      </w:pPr>
      <w:r w:rsidRPr="008D58F8">
        <w:rPr>
          <w:rFonts w:ascii="Corbel" w:hAnsi="Corbel"/>
          <w:iCs/>
        </w:rPr>
        <w:t>Beskrivning av referensuppdrag</w:t>
      </w:r>
    </w:p>
    <w:p w14:paraId="346A570E" w14:textId="77777777" w:rsidR="00EA6A8A" w:rsidRPr="008D58F8" w:rsidRDefault="00EA6A8A" w:rsidP="00EA6A8A">
      <w:pPr>
        <w:pStyle w:val="Liststycke"/>
        <w:numPr>
          <w:ilvl w:val="0"/>
          <w:numId w:val="15"/>
        </w:numPr>
        <w:rPr>
          <w:rFonts w:ascii="Corbel" w:hAnsi="Corbel"/>
          <w:iCs/>
        </w:rPr>
      </w:pPr>
      <w:r w:rsidRPr="008D58F8">
        <w:rPr>
          <w:rFonts w:ascii="Corbel" w:hAnsi="Corbel"/>
          <w:iCs/>
        </w:rPr>
        <w:t>Uppdragsgivare</w:t>
      </w:r>
    </w:p>
    <w:p w14:paraId="6E9A7DF6" w14:textId="77777777" w:rsidR="00EA6A8A" w:rsidRPr="008D58F8" w:rsidRDefault="00EA6A8A" w:rsidP="00EA6A8A">
      <w:pPr>
        <w:pStyle w:val="Liststycke"/>
        <w:numPr>
          <w:ilvl w:val="0"/>
          <w:numId w:val="15"/>
        </w:numPr>
        <w:rPr>
          <w:rFonts w:ascii="Corbel" w:hAnsi="Corbel"/>
          <w:iCs/>
        </w:rPr>
      </w:pPr>
      <w:r w:rsidRPr="008D58F8">
        <w:rPr>
          <w:rFonts w:ascii="Corbel" w:hAnsi="Corbel"/>
          <w:iCs/>
        </w:rPr>
        <w:t>Kontaktperson hos uppdragsgivare</w:t>
      </w:r>
    </w:p>
    <w:p w14:paraId="37DF4A51" w14:textId="77777777" w:rsidR="00EA6A8A" w:rsidRPr="008D58F8" w:rsidRDefault="00EA6A8A" w:rsidP="00EA6A8A">
      <w:pPr>
        <w:pStyle w:val="Liststycke"/>
        <w:numPr>
          <w:ilvl w:val="0"/>
          <w:numId w:val="15"/>
        </w:numPr>
        <w:rPr>
          <w:rFonts w:ascii="Corbel" w:hAnsi="Corbel"/>
          <w:iCs/>
        </w:rPr>
      </w:pPr>
      <w:r w:rsidRPr="008D58F8">
        <w:rPr>
          <w:rFonts w:ascii="Corbel" w:hAnsi="Corbel"/>
          <w:iCs/>
        </w:rPr>
        <w:t>Telefonnummer till kontaktperson</w:t>
      </w:r>
    </w:p>
    <w:p w14:paraId="0C32DA53" w14:textId="77777777" w:rsidR="00EA6A8A" w:rsidRPr="008D58F8" w:rsidRDefault="00EA6A8A" w:rsidP="00EA6A8A">
      <w:pPr>
        <w:pStyle w:val="Liststycke"/>
        <w:numPr>
          <w:ilvl w:val="0"/>
          <w:numId w:val="15"/>
        </w:numPr>
        <w:rPr>
          <w:rFonts w:ascii="Corbel" w:hAnsi="Corbel"/>
          <w:iCs/>
        </w:rPr>
      </w:pPr>
      <w:r w:rsidRPr="008D58F8">
        <w:rPr>
          <w:rFonts w:ascii="Corbel" w:hAnsi="Corbel"/>
          <w:iCs/>
        </w:rPr>
        <w:t>E-postadress till kontaktperson</w:t>
      </w:r>
    </w:p>
    <w:p w14:paraId="15EE4DEA" w14:textId="07F5AA02" w:rsidR="00EA6A8A" w:rsidRPr="008D58F8" w:rsidRDefault="00EA6A8A" w:rsidP="00EA6A8A">
      <w:pPr>
        <w:rPr>
          <w:rFonts w:ascii="Corbel" w:hAnsi="Corbel"/>
          <w:iCs/>
        </w:rPr>
      </w:pPr>
      <w:r w:rsidRPr="008D58F8">
        <w:rPr>
          <w:rFonts w:ascii="Corbel" w:hAnsi="Corbel"/>
          <w:iCs/>
        </w:rPr>
        <w:t xml:space="preserve">För att kontrollera att angivna uppgifter är korrekta kan referenten komma att kontaktas via e-post eller telefon.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A3397">
        <w:trPr>
          <w:trHeight w:val="535"/>
        </w:trPr>
        <w:tc>
          <w:tcPr>
            <w:tcW w:w="7725" w:type="dxa"/>
          </w:tcPr>
          <w:p w14:paraId="716A184E"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506DBB"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506DBB"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8D58F8" w:rsidRDefault="00E821E1" w:rsidP="00E821E1">
      <w:pPr>
        <w:rPr>
          <w:rFonts w:ascii="Corbel" w:hAnsi="Corbel"/>
        </w:rPr>
      </w:pPr>
      <w:r w:rsidRPr="008D58F8">
        <w:rPr>
          <w:rFonts w:ascii="Corbel" w:hAnsi="Corbel"/>
        </w:rPr>
        <w:t xml:space="preserve">Prövning och utvärdering </w:t>
      </w:r>
      <w:r w:rsidR="00037D7A" w:rsidRPr="008D58F8">
        <w:rPr>
          <w:rFonts w:ascii="Corbel" w:hAnsi="Corbel"/>
        </w:rPr>
        <w:t xml:space="preserve">kommer att </w:t>
      </w:r>
      <w:r w:rsidRPr="008D58F8">
        <w:rPr>
          <w:rFonts w:ascii="Corbel" w:hAnsi="Corbel"/>
        </w:rPr>
        <w:t>genomför</w:t>
      </w:r>
      <w:r w:rsidR="00037D7A" w:rsidRPr="008D58F8">
        <w:rPr>
          <w:rFonts w:ascii="Corbel" w:hAnsi="Corbel"/>
        </w:rPr>
        <w:t>a</w:t>
      </w:r>
      <w:r w:rsidRPr="008D58F8">
        <w:rPr>
          <w:rFonts w:ascii="Corbel" w:hAnsi="Corbel"/>
        </w:rPr>
        <w:t xml:space="preserve">s i </w:t>
      </w:r>
      <w:r w:rsidR="00037D7A" w:rsidRPr="008D58F8">
        <w:rPr>
          <w:rFonts w:ascii="Corbel" w:hAnsi="Corbel"/>
        </w:rPr>
        <w:t xml:space="preserve">följande </w:t>
      </w:r>
      <w:r w:rsidRPr="008D58F8">
        <w:rPr>
          <w:rFonts w:ascii="Corbel" w:hAnsi="Corbel"/>
        </w:rPr>
        <w:t>steg:</w:t>
      </w:r>
    </w:p>
    <w:p w14:paraId="0109FC4B" w14:textId="18C9EE58" w:rsidR="00E821E1" w:rsidRPr="008D58F8" w:rsidRDefault="00037D7A" w:rsidP="00E821E1">
      <w:pPr>
        <w:pStyle w:val="Liststycke"/>
        <w:numPr>
          <w:ilvl w:val="0"/>
          <w:numId w:val="18"/>
        </w:numPr>
        <w:rPr>
          <w:rFonts w:ascii="Corbel" w:hAnsi="Corbel"/>
        </w:rPr>
      </w:pPr>
      <w:r w:rsidRPr="008D58F8">
        <w:rPr>
          <w:rFonts w:ascii="Corbel" w:hAnsi="Corbel"/>
        </w:rPr>
        <w:t xml:space="preserve">I det första steget prövas om </w:t>
      </w:r>
      <w:r w:rsidR="0007663F" w:rsidRPr="008D58F8">
        <w:rPr>
          <w:rFonts w:ascii="Corbel" w:hAnsi="Corbel"/>
        </w:rPr>
        <w:t xml:space="preserve">anbuden </w:t>
      </w:r>
      <w:r w:rsidR="00E821E1" w:rsidRPr="008D58F8">
        <w:rPr>
          <w:rFonts w:ascii="Corbel" w:hAnsi="Corbel"/>
        </w:rPr>
        <w:t xml:space="preserve">uppfyller samtliga krav som angetts i avropsförfrågan. I det fall </w:t>
      </w:r>
      <w:r w:rsidR="008D2FC0" w:rsidRPr="008D58F8">
        <w:rPr>
          <w:rFonts w:ascii="Corbel" w:hAnsi="Corbel"/>
        </w:rPr>
        <w:t>ramavtals</w:t>
      </w:r>
      <w:r w:rsidR="00E821E1" w:rsidRPr="008D58F8">
        <w:rPr>
          <w:rFonts w:ascii="Corbel" w:hAnsi="Corbel"/>
        </w:rPr>
        <w:t xml:space="preserve">leverantören inte uppfyller samtliga ställda krav kommer </w:t>
      </w:r>
      <w:r w:rsidR="0007663F" w:rsidRPr="008D58F8">
        <w:rPr>
          <w:rFonts w:ascii="Corbel" w:hAnsi="Corbel"/>
        </w:rPr>
        <w:t xml:space="preserve">anbudet </w:t>
      </w:r>
      <w:r w:rsidR="00E821E1" w:rsidRPr="008D58F8">
        <w:rPr>
          <w:rFonts w:ascii="Corbel" w:hAnsi="Corbel"/>
        </w:rPr>
        <w:t xml:space="preserve">inte att gå vidare till utvärderingen. </w:t>
      </w:r>
    </w:p>
    <w:p w14:paraId="47806089" w14:textId="6EAC7D23" w:rsidR="00E821E1" w:rsidRPr="008D58F8" w:rsidRDefault="00E821E1" w:rsidP="00F61C06">
      <w:pPr>
        <w:pStyle w:val="Liststycke"/>
        <w:numPr>
          <w:ilvl w:val="0"/>
          <w:numId w:val="18"/>
        </w:numPr>
        <w:rPr>
          <w:rFonts w:ascii="Corbel" w:hAnsi="Corbel"/>
        </w:rPr>
      </w:pPr>
      <w:r w:rsidRPr="008D58F8">
        <w:rPr>
          <w:rFonts w:ascii="Corbel" w:hAnsi="Corbel"/>
        </w:rPr>
        <w:t xml:space="preserve">I det andra steget utvärderas </w:t>
      </w:r>
      <w:r w:rsidR="00037D7A" w:rsidRPr="008D58F8">
        <w:rPr>
          <w:rFonts w:ascii="Corbel" w:hAnsi="Corbel"/>
        </w:rPr>
        <w:t xml:space="preserve">de </w:t>
      </w:r>
      <w:r w:rsidR="0007663F" w:rsidRPr="008D58F8">
        <w:rPr>
          <w:rFonts w:ascii="Corbel" w:hAnsi="Corbel"/>
        </w:rPr>
        <w:t xml:space="preserve">anbud </w:t>
      </w:r>
      <w:r w:rsidR="00037D7A" w:rsidRPr="008D58F8">
        <w:rPr>
          <w:rFonts w:ascii="Corbel" w:hAnsi="Corbel"/>
        </w:rPr>
        <w:t xml:space="preserve">som gått vidare från steg 1. </w:t>
      </w:r>
      <w:r w:rsidRPr="008D58F8">
        <w:rPr>
          <w:rFonts w:ascii="Corbel" w:hAnsi="Corbel"/>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13AD03E0"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3C87BDE8" w:rsidR="000B3693" w:rsidRPr="00011DDD" w:rsidRDefault="00506DBB"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3B5AD3">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p w14:paraId="5090C10B" w14:textId="77777777" w:rsidR="00E11713" w:rsidRDefault="00F211B7" w:rsidP="008D58F8">
            <w:pPr>
              <w:spacing w:line="276" w:lineRule="auto"/>
              <w:rPr>
                <w:rFonts w:ascii="Corbel" w:hAnsi="Corbel" w:cstheme="minorHAnsi"/>
                <w:i/>
                <w:highlight w:val="lightGray"/>
              </w:rPr>
            </w:pPr>
            <w:r w:rsidRPr="00011DDD">
              <w:rPr>
                <w:rFonts w:ascii="Corbel" w:hAnsi="Corbel" w:cstheme="minorHAnsi"/>
                <w:i/>
                <w:highlight w:val="lightGray"/>
              </w:rPr>
              <w:t xml:space="preserve"> </w:t>
            </w:r>
          </w:p>
          <w:sdt>
            <w:sdtPr>
              <w:rPr>
                <w:rFonts w:ascii="Corbel" w:hAnsi="Corbel"/>
              </w:rPr>
              <w:id w:val="1626046700"/>
              <w:placeholder>
                <w:docPart w:val="286D7E21CF7D4A06BA94F51C4D7B5D76"/>
              </w:placeholder>
            </w:sdtPr>
            <w:sdtEndPr/>
            <w:sdtContent>
              <w:p w14:paraId="5FA00425" w14:textId="19E06509" w:rsidR="008D58F8" w:rsidRPr="008D58F8" w:rsidRDefault="008D58F8" w:rsidP="008D58F8">
                <w:pPr>
                  <w:spacing w:line="276" w:lineRule="auto"/>
                  <w:rPr>
                    <w:rFonts w:ascii="Corbel" w:hAnsi="Corbel"/>
                    <w:iCs/>
                  </w:rPr>
                </w:pPr>
                <w:r w:rsidRPr="008D58F8">
                  <w:rPr>
                    <w:rFonts w:ascii="Corbel" w:hAnsi="Corbel" w:cstheme="minorHAnsi"/>
                    <w:iCs/>
                  </w:rPr>
                  <w:t>Utvärderingsmodellen bygger på en så kallad mervärdesmodell där prisavdrag erhålls för erbjuden kvalitet.</w:t>
                </w:r>
              </w:p>
              <w:p w14:paraId="18CBDDB4" w14:textId="77777777" w:rsidR="008D58F8" w:rsidRPr="008D58F8" w:rsidRDefault="008D58F8" w:rsidP="008D58F8">
                <w:pPr>
                  <w:spacing w:line="276" w:lineRule="auto"/>
                  <w:rPr>
                    <w:rFonts w:ascii="Corbel" w:hAnsi="Corbel" w:cstheme="minorHAnsi"/>
                    <w:iCs/>
                  </w:rPr>
                </w:pPr>
                <w:r w:rsidRPr="008D58F8">
                  <w:rPr>
                    <w:rFonts w:ascii="Corbel" w:hAnsi="Corbel" w:cstheme="minorHAnsi"/>
                    <w:iCs/>
                  </w:rPr>
                  <w:t>Ramavtalsleverantörens avropspris minskat med det totala prisavdraget för kvalitet, utgör anbudets utvärderingspris.</w:t>
                </w:r>
              </w:p>
              <w:p w14:paraId="60050932" w14:textId="77777777" w:rsidR="008D58F8" w:rsidRPr="008D58F8" w:rsidRDefault="008D58F8" w:rsidP="008D58F8">
                <w:pPr>
                  <w:pStyle w:val="Default"/>
                  <w:rPr>
                    <w:rFonts w:ascii="Corbel" w:hAnsi="Corbel" w:cstheme="minorHAnsi"/>
                    <w:iCs/>
                    <w:color w:val="auto"/>
                    <w:sz w:val="22"/>
                    <w:szCs w:val="22"/>
                  </w:rPr>
                </w:pPr>
                <w:r w:rsidRPr="008D58F8">
                  <w:rPr>
                    <w:rFonts w:ascii="Corbel" w:hAnsi="Corbel" w:cstheme="minorHAnsi"/>
                    <w:iCs/>
                    <w:color w:val="auto"/>
                    <w:sz w:val="22"/>
                    <w:szCs w:val="22"/>
                  </w:rPr>
                  <w:t xml:space="preserve">Formeln för utvärderingen är följande: </w:t>
                </w:r>
              </w:p>
              <w:p w14:paraId="089C4FE3" w14:textId="77777777" w:rsidR="008D58F8" w:rsidRPr="008D58F8" w:rsidRDefault="008D58F8" w:rsidP="008D58F8">
                <w:pPr>
                  <w:rPr>
                    <w:rFonts w:ascii="Corbel" w:hAnsi="Corbel" w:cstheme="minorHAnsi"/>
                    <w:iCs/>
                  </w:rPr>
                </w:pPr>
                <w:r w:rsidRPr="008D58F8">
                  <w:rPr>
                    <w:rFonts w:ascii="Corbel" w:hAnsi="Corbel" w:cstheme="minorHAnsi"/>
                    <w:iCs/>
                  </w:rPr>
                  <w:t>Offererat timpris – Mervärde 1 – Mervärde 2 = Utvärderingspris</w:t>
                </w:r>
              </w:p>
              <w:p w14:paraId="1AEE44EF" w14:textId="77777777" w:rsidR="008D58F8" w:rsidRPr="008D58F8" w:rsidRDefault="008D58F8" w:rsidP="008D58F8">
                <w:pPr>
                  <w:rPr>
                    <w:rFonts w:ascii="Corbel" w:hAnsi="Corbel"/>
                    <w:iCs/>
                  </w:rPr>
                </w:pPr>
                <w:r w:rsidRPr="008D58F8">
                  <w:rPr>
                    <w:rFonts w:ascii="Corbel" w:hAnsi="Corbel" w:cstheme="minorHAnsi"/>
                    <w:iCs/>
                  </w:rPr>
                  <w:t xml:space="preserve">Den ramavtalsleverantör som har lägst utvärderingspris står för det ekonomiskt mest fördelaktiga anbudet och kommer tilldelas kontrakt. </w:t>
                </w:r>
              </w:p>
              <w:p w14:paraId="3161FEA8" w14:textId="0B02E1C7" w:rsidR="006F5874" w:rsidRPr="00011DDD" w:rsidRDefault="00506DBB" w:rsidP="008D58F8">
                <w:pPr>
                  <w:rPr>
                    <w:rFonts w:ascii="Corbel" w:hAnsi="Corbel"/>
                    <w:b/>
                    <w:bCs/>
                  </w:rPr>
                </w:pPr>
              </w:p>
            </w:sdtContent>
          </w:sdt>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79C23D2E" w:rsidR="00A70225" w:rsidRPr="00011DDD" w:rsidRDefault="00506DBB" w:rsidP="00B06219">
            <w:pPr>
              <w:rPr>
                <w:rFonts w:ascii="Corbel" w:hAnsi="Corbel"/>
                <w:b/>
                <w:bCs/>
              </w:rPr>
            </w:pPr>
            <w:sdt>
              <w:sdtPr>
                <w:rPr>
                  <w:rFonts w:ascii="Corbel" w:hAnsi="Corbel"/>
                </w:rPr>
                <w:id w:val="-689289378"/>
                <w:placeholder>
                  <w:docPart w:val="4CF834BD7E6240359E92C344D864DE39"/>
                </w:placeholder>
              </w:sdtPr>
              <w:sdtEndPr/>
              <w:sdtContent>
                <w:r w:rsidR="003F6188" w:rsidRPr="008D58F8">
                  <w:rPr>
                    <w:rFonts w:ascii="Corbel" w:hAnsi="Corbel"/>
                    <w:iCs/>
                  </w:rPr>
                  <w:t>Om två eller flera anbud får samma utvärderingspris kommer den anbudsgivare vars anbud  erhåller högst prisavdrag för kvalitet att antas.</w:t>
                </w:r>
              </w:sdtContent>
            </w:sdt>
          </w:p>
        </w:tc>
      </w:tr>
    </w:tbl>
    <w:p w14:paraId="3A206A96" w14:textId="77777777" w:rsidR="005E09A0" w:rsidRPr="00011DDD" w:rsidRDefault="005E09A0" w:rsidP="007B5ACA">
      <w:pPr>
        <w:rPr>
          <w:rFonts w:ascii="Corbel" w:hAnsi="Corbel"/>
          <w:iCs/>
          <w:highlight w:val="lightGray"/>
        </w:rPr>
      </w:pPr>
    </w:p>
    <w:p w14:paraId="77EA4504" w14:textId="7BCDF3CD" w:rsidR="00EE442A" w:rsidRPr="00011DDD" w:rsidRDefault="00EE442A" w:rsidP="00DE69AA">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2DE8600D" w14:textId="77777777" w:rsidR="00737A40" w:rsidRPr="00532E37" w:rsidRDefault="00737A40" w:rsidP="00737A40">
      <w:pPr>
        <w:pStyle w:val="Rubrik3"/>
        <w:rPr>
          <w:rFonts w:ascii="Corbel" w:hAnsi="Corbel"/>
          <w:b/>
          <w:color w:val="auto"/>
        </w:rPr>
      </w:pPr>
      <w:r w:rsidRPr="00532E37">
        <w:rPr>
          <w:rFonts w:ascii="Corbel" w:hAnsi="Corbel"/>
          <w:b/>
          <w:color w:val="auto"/>
        </w:rPr>
        <w:t>Mervärde 1 - Erfarenhet</w:t>
      </w:r>
    </w:p>
    <w:p w14:paraId="46B9993B" w14:textId="77777777" w:rsidR="00737A40" w:rsidRPr="00532E37" w:rsidRDefault="00737A40" w:rsidP="00737A40">
      <w:pPr>
        <w:rPr>
          <w:rFonts w:ascii="Corbel" w:hAnsi="Corbel"/>
        </w:rPr>
      </w:pPr>
    </w:p>
    <w:tbl>
      <w:tblPr>
        <w:tblStyle w:val="Tabellrutnt"/>
        <w:tblW w:w="0" w:type="auto"/>
        <w:tblLook w:val="04A0" w:firstRow="1" w:lastRow="0" w:firstColumn="1" w:lastColumn="0" w:noHBand="0" w:noVBand="1"/>
      </w:tblPr>
      <w:tblGrid>
        <w:gridCol w:w="2988"/>
        <w:gridCol w:w="1861"/>
        <w:gridCol w:w="1900"/>
        <w:gridCol w:w="2313"/>
      </w:tblGrid>
      <w:tr w:rsidR="00737A40" w:rsidRPr="00532E37" w14:paraId="14CB0889" w14:textId="77777777" w:rsidTr="000A3397">
        <w:tc>
          <w:tcPr>
            <w:tcW w:w="2591" w:type="dxa"/>
          </w:tcPr>
          <w:p w14:paraId="59384359" w14:textId="77777777" w:rsidR="00737A40" w:rsidRPr="00532E37" w:rsidRDefault="00737A40" w:rsidP="000A3397">
            <w:pPr>
              <w:rPr>
                <w:rFonts w:ascii="Corbel" w:hAnsi="Corbel"/>
                <w:b/>
                <w:sz w:val="20"/>
              </w:rPr>
            </w:pPr>
            <w:r w:rsidRPr="00532E37">
              <w:rPr>
                <w:rFonts w:ascii="Corbel" w:hAnsi="Corbel"/>
                <w:b/>
                <w:sz w:val="20"/>
              </w:rPr>
              <w:t>Mervärde</w:t>
            </w:r>
          </w:p>
        </w:tc>
        <w:tc>
          <w:tcPr>
            <w:tcW w:w="1971" w:type="dxa"/>
          </w:tcPr>
          <w:p w14:paraId="5E7CA225" w14:textId="77777777" w:rsidR="00737A40" w:rsidRPr="00532E37" w:rsidRDefault="00737A40" w:rsidP="000A3397">
            <w:pPr>
              <w:rPr>
                <w:rFonts w:ascii="Corbel" w:hAnsi="Corbel"/>
                <w:b/>
                <w:sz w:val="20"/>
              </w:rPr>
            </w:pPr>
            <w:r w:rsidRPr="00532E37">
              <w:rPr>
                <w:rFonts w:ascii="Corbel" w:hAnsi="Corbel"/>
                <w:b/>
                <w:sz w:val="20"/>
              </w:rPr>
              <w:t>Möjligt prisavdrag</w:t>
            </w:r>
          </w:p>
        </w:tc>
        <w:tc>
          <w:tcPr>
            <w:tcW w:w="2018" w:type="dxa"/>
          </w:tcPr>
          <w:p w14:paraId="6E654619" w14:textId="77777777" w:rsidR="00737A40" w:rsidRPr="00532E37" w:rsidRDefault="00737A40" w:rsidP="000A3397">
            <w:pPr>
              <w:rPr>
                <w:rFonts w:ascii="Corbel" w:hAnsi="Corbel"/>
                <w:b/>
                <w:sz w:val="20"/>
              </w:rPr>
            </w:pPr>
            <w:r w:rsidRPr="00532E37">
              <w:rPr>
                <w:rFonts w:ascii="Corbel" w:hAnsi="Corbel"/>
                <w:b/>
                <w:sz w:val="20"/>
              </w:rPr>
              <w:t>Mervärdet besvaras med Ja eller Nej.</w:t>
            </w:r>
          </w:p>
        </w:tc>
        <w:tc>
          <w:tcPr>
            <w:tcW w:w="2482" w:type="dxa"/>
          </w:tcPr>
          <w:p w14:paraId="3E3F130F" w14:textId="77777777" w:rsidR="00737A40" w:rsidRPr="00532E37" w:rsidRDefault="00737A40" w:rsidP="000A3397">
            <w:pPr>
              <w:rPr>
                <w:rFonts w:ascii="Corbel" w:hAnsi="Corbel"/>
                <w:b/>
                <w:sz w:val="20"/>
              </w:rPr>
            </w:pPr>
            <w:r w:rsidRPr="00532E37">
              <w:rPr>
                <w:rFonts w:ascii="Corbel" w:hAnsi="Corbel"/>
                <w:b/>
                <w:sz w:val="20"/>
              </w:rPr>
              <w:t>Om Ja, ange var i CV kompetens framgår</w:t>
            </w:r>
          </w:p>
        </w:tc>
      </w:tr>
      <w:tr w:rsidR="00B05092" w:rsidRPr="00532E37" w14:paraId="49BE514C" w14:textId="77777777" w:rsidTr="000A3397">
        <w:tc>
          <w:tcPr>
            <w:tcW w:w="2591" w:type="dxa"/>
          </w:tcPr>
          <w:p w14:paraId="4C131A54" w14:textId="5FF38AE5" w:rsidR="00B05092" w:rsidRPr="00532E37" w:rsidRDefault="003033F7" w:rsidP="00532E37">
            <w:pPr>
              <w:rPr>
                <w:sz w:val="20"/>
              </w:rPr>
            </w:pPr>
            <w:r>
              <w:rPr>
                <w:sz w:val="20"/>
              </w:rPr>
              <w:t>Erfarenhet av processmodellering och informationsmodellering</w:t>
            </w:r>
          </w:p>
        </w:tc>
        <w:tc>
          <w:tcPr>
            <w:tcW w:w="1971" w:type="dxa"/>
          </w:tcPr>
          <w:p w14:paraId="13E5E8F4" w14:textId="7F48BBCF" w:rsidR="00B05092" w:rsidRPr="00532E37" w:rsidRDefault="00B05092" w:rsidP="00B05092">
            <w:pPr>
              <w:rPr>
                <w:rFonts w:ascii="Corbel" w:hAnsi="Corbel" w:cstheme="minorHAnsi"/>
                <w:sz w:val="20"/>
              </w:rPr>
            </w:pPr>
            <w:r w:rsidRPr="00532E37">
              <w:rPr>
                <w:rFonts w:ascii="Corbel" w:hAnsi="Corbel" w:cstheme="minorHAnsi"/>
                <w:sz w:val="20"/>
              </w:rPr>
              <w:t xml:space="preserve">SEK </w:t>
            </w:r>
            <w:r w:rsidR="003033F7">
              <w:rPr>
                <w:rFonts w:ascii="Corbel" w:hAnsi="Corbel" w:cstheme="minorHAnsi"/>
                <w:sz w:val="20"/>
              </w:rPr>
              <w:t>100</w:t>
            </w:r>
          </w:p>
        </w:tc>
        <w:tc>
          <w:tcPr>
            <w:tcW w:w="2018" w:type="dxa"/>
          </w:tcPr>
          <w:p w14:paraId="76268359" w14:textId="77777777" w:rsidR="00B05092" w:rsidRPr="00532E37" w:rsidRDefault="00506DBB" w:rsidP="00B05092">
            <w:pPr>
              <w:rPr>
                <w:rFonts w:ascii="Corbel" w:hAnsi="Corbel" w:cstheme="minorHAnsi"/>
                <w:sz w:val="20"/>
              </w:rPr>
            </w:pPr>
            <w:sdt>
              <w:sdtPr>
                <w:rPr>
                  <w:rFonts w:ascii="Corbel" w:hAnsi="Corbel" w:cstheme="minorHAnsi"/>
                  <w:sz w:val="20"/>
                </w:rPr>
                <w:id w:val="1243988013"/>
                <w:placeholder>
                  <w:docPart w:val="A3894DBD8745493998512652766D3523"/>
                </w:placeholder>
                <w:showingPlcHdr/>
                <w:text/>
              </w:sdtPr>
              <w:sdtEndPr/>
              <w:sdtContent>
                <w:r w:rsidR="00B05092" w:rsidRPr="00532E37">
                  <w:rPr>
                    <w:rStyle w:val="Platshllartext"/>
                    <w:rFonts w:ascii="Corbel" w:hAnsi="Corbel"/>
                    <w:sz w:val="20"/>
                  </w:rPr>
                  <w:t>Klicka eller tryck här för att ange text.</w:t>
                </w:r>
              </w:sdtContent>
            </w:sdt>
          </w:p>
        </w:tc>
        <w:tc>
          <w:tcPr>
            <w:tcW w:w="2482" w:type="dxa"/>
          </w:tcPr>
          <w:p w14:paraId="3E89DBB4" w14:textId="77777777" w:rsidR="00B05092" w:rsidRPr="00532E37" w:rsidRDefault="00506DBB" w:rsidP="00B05092">
            <w:pPr>
              <w:rPr>
                <w:rFonts w:ascii="Corbel" w:hAnsi="Corbel"/>
                <w:sz w:val="20"/>
              </w:rPr>
            </w:pPr>
            <w:sdt>
              <w:sdtPr>
                <w:rPr>
                  <w:rFonts w:ascii="Corbel" w:hAnsi="Corbel" w:cstheme="minorHAnsi"/>
                  <w:sz w:val="20"/>
                </w:rPr>
                <w:id w:val="-2038341252"/>
                <w:placeholder>
                  <w:docPart w:val="698F31D6A80547D5B0EA8407BB8A2685"/>
                </w:placeholder>
                <w:showingPlcHdr/>
                <w:text/>
              </w:sdtPr>
              <w:sdtEndPr/>
              <w:sdtContent>
                <w:r w:rsidR="00B05092" w:rsidRPr="00532E37">
                  <w:rPr>
                    <w:rStyle w:val="Platshllartext"/>
                    <w:rFonts w:ascii="Corbel" w:hAnsi="Corbel" w:cstheme="minorHAnsi"/>
                    <w:sz w:val="20"/>
                  </w:rPr>
                  <w:t>Klicka eller tryck här för att ange text.</w:t>
                </w:r>
              </w:sdtContent>
            </w:sdt>
          </w:p>
        </w:tc>
      </w:tr>
      <w:tr w:rsidR="00B05092" w:rsidRPr="00532E37" w14:paraId="479328C5" w14:textId="77777777" w:rsidTr="000A3397">
        <w:tc>
          <w:tcPr>
            <w:tcW w:w="2591" w:type="dxa"/>
          </w:tcPr>
          <w:p w14:paraId="2541A056" w14:textId="083D604D" w:rsidR="00B05092" w:rsidRPr="00532E37" w:rsidRDefault="008D58F8" w:rsidP="00532E37">
            <w:pPr>
              <w:rPr>
                <w:sz w:val="20"/>
              </w:rPr>
            </w:pPr>
            <w:r>
              <w:t>E</w:t>
            </w:r>
            <w:r w:rsidR="00B05092" w:rsidRPr="00532E37">
              <w:t>rfarenhet från kommunal verksamhet och/eller offentlig förvaltning</w:t>
            </w:r>
          </w:p>
        </w:tc>
        <w:tc>
          <w:tcPr>
            <w:tcW w:w="1971" w:type="dxa"/>
          </w:tcPr>
          <w:p w14:paraId="61B0C0E8" w14:textId="04D4228E" w:rsidR="00B05092" w:rsidRPr="00532E37" w:rsidRDefault="00B05092" w:rsidP="00B05092">
            <w:pPr>
              <w:rPr>
                <w:rFonts w:ascii="Corbel" w:hAnsi="Corbel" w:cstheme="minorHAnsi"/>
                <w:sz w:val="20"/>
              </w:rPr>
            </w:pPr>
            <w:r w:rsidRPr="00532E37">
              <w:rPr>
                <w:rFonts w:ascii="Corbel" w:hAnsi="Corbel" w:cstheme="minorHAnsi"/>
                <w:sz w:val="20"/>
              </w:rPr>
              <w:t>SEK 1</w:t>
            </w:r>
            <w:r w:rsidR="003033F7">
              <w:rPr>
                <w:rFonts w:ascii="Corbel" w:hAnsi="Corbel" w:cstheme="minorHAnsi"/>
                <w:sz w:val="20"/>
              </w:rPr>
              <w:t>0</w:t>
            </w:r>
            <w:r w:rsidRPr="00532E37">
              <w:rPr>
                <w:rFonts w:ascii="Corbel" w:hAnsi="Corbel" w:cstheme="minorHAnsi"/>
                <w:sz w:val="20"/>
              </w:rPr>
              <w:t>0</w:t>
            </w:r>
          </w:p>
        </w:tc>
        <w:tc>
          <w:tcPr>
            <w:tcW w:w="2018" w:type="dxa"/>
          </w:tcPr>
          <w:p w14:paraId="54E570ED" w14:textId="77777777" w:rsidR="00B05092" w:rsidRPr="00532E37" w:rsidRDefault="00506DBB" w:rsidP="00B05092">
            <w:pPr>
              <w:rPr>
                <w:rFonts w:ascii="Corbel" w:hAnsi="Corbel" w:cstheme="minorHAnsi"/>
                <w:sz w:val="20"/>
              </w:rPr>
            </w:pPr>
            <w:sdt>
              <w:sdtPr>
                <w:rPr>
                  <w:rFonts w:ascii="Corbel" w:hAnsi="Corbel" w:cstheme="minorHAnsi"/>
                  <w:sz w:val="20"/>
                </w:rPr>
                <w:id w:val="1521438675"/>
                <w:placeholder>
                  <w:docPart w:val="B187864EE9464C6EBC2424D0CC9EFAF4"/>
                </w:placeholder>
                <w:showingPlcHdr/>
                <w:text/>
              </w:sdtPr>
              <w:sdtEndPr/>
              <w:sdtContent>
                <w:r w:rsidR="00B05092" w:rsidRPr="00532E37">
                  <w:rPr>
                    <w:rStyle w:val="Platshllartext"/>
                    <w:rFonts w:ascii="Corbel" w:hAnsi="Corbel" w:cstheme="minorHAnsi"/>
                    <w:sz w:val="20"/>
                  </w:rPr>
                  <w:t>Klicka eller tryck här för att ange text.</w:t>
                </w:r>
              </w:sdtContent>
            </w:sdt>
          </w:p>
        </w:tc>
        <w:tc>
          <w:tcPr>
            <w:tcW w:w="2482" w:type="dxa"/>
          </w:tcPr>
          <w:p w14:paraId="012A1C7A" w14:textId="77777777" w:rsidR="00B05092" w:rsidRPr="00532E37" w:rsidRDefault="00506DBB" w:rsidP="00B05092">
            <w:pPr>
              <w:rPr>
                <w:rFonts w:ascii="Corbel" w:hAnsi="Corbel"/>
                <w:sz w:val="20"/>
              </w:rPr>
            </w:pPr>
            <w:sdt>
              <w:sdtPr>
                <w:rPr>
                  <w:rFonts w:ascii="Corbel" w:hAnsi="Corbel" w:cstheme="minorHAnsi"/>
                  <w:sz w:val="20"/>
                </w:rPr>
                <w:id w:val="-37587319"/>
                <w:placeholder>
                  <w:docPart w:val="EC8D65D7F365471F824D15C56A2D3681"/>
                </w:placeholder>
                <w:showingPlcHdr/>
                <w:text/>
              </w:sdtPr>
              <w:sdtEndPr/>
              <w:sdtContent>
                <w:r w:rsidR="00B05092" w:rsidRPr="00532E37">
                  <w:rPr>
                    <w:rStyle w:val="Platshllartext"/>
                    <w:rFonts w:ascii="Corbel" w:hAnsi="Corbel" w:cstheme="minorHAnsi"/>
                    <w:sz w:val="20"/>
                  </w:rPr>
                  <w:t>Klicka eller tryck här för att ange text.</w:t>
                </w:r>
              </w:sdtContent>
            </w:sdt>
          </w:p>
        </w:tc>
      </w:tr>
      <w:tr w:rsidR="003E0EFA" w:rsidRPr="00532E37" w14:paraId="37F995CB" w14:textId="77777777" w:rsidTr="000A3397">
        <w:tc>
          <w:tcPr>
            <w:tcW w:w="2591" w:type="dxa"/>
          </w:tcPr>
          <w:p w14:paraId="1240D288" w14:textId="1AC72F90" w:rsidR="003E0EFA" w:rsidRPr="00532E37" w:rsidRDefault="003E0EFA" w:rsidP="00532E37">
            <w:pPr>
              <w:rPr>
                <w:sz w:val="20"/>
              </w:rPr>
            </w:pPr>
            <w:r w:rsidRPr="00532E37">
              <w:rPr>
                <w:sz w:val="20"/>
              </w:rPr>
              <w:t xml:space="preserve">Erfarenhet </w:t>
            </w:r>
            <w:r w:rsidR="00D6158E" w:rsidRPr="00532E37">
              <w:rPr>
                <w:sz w:val="20"/>
              </w:rPr>
              <w:t xml:space="preserve">som systemförvaltare/systemspecialist av </w:t>
            </w:r>
            <w:r w:rsidR="00FB3D74">
              <w:rPr>
                <w:sz w:val="20"/>
              </w:rPr>
              <w:t>journalsystem</w:t>
            </w:r>
          </w:p>
        </w:tc>
        <w:tc>
          <w:tcPr>
            <w:tcW w:w="1971" w:type="dxa"/>
          </w:tcPr>
          <w:p w14:paraId="5BD958E3" w14:textId="2A582149" w:rsidR="003E0EFA" w:rsidRPr="00532E37" w:rsidRDefault="00D6158E" w:rsidP="00B05092">
            <w:pPr>
              <w:rPr>
                <w:rFonts w:ascii="Corbel" w:hAnsi="Corbel" w:cstheme="minorHAnsi"/>
                <w:sz w:val="20"/>
              </w:rPr>
            </w:pPr>
            <w:r w:rsidRPr="00532E37">
              <w:rPr>
                <w:rFonts w:ascii="Corbel" w:hAnsi="Corbel" w:cstheme="minorHAnsi"/>
                <w:sz w:val="20"/>
              </w:rPr>
              <w:t>SEK 1</w:t>
            </w:r>
            <w:r w:rsidR="003033F7">
              <w:rPr>
                <w:rFonts w:ascii="Corbel" w:hAnsi="Corbel" w:cstheme="minorHAnsi"/>
                <w:sz w:val="20"/>
              </w:rPr>
              <w:t>0</w:t>
            </w:r>
            <w:r w:rsidRPr="00532E37">
              <w:rPr>
                <w:rFonts w:ascii="Corbel" w:hAnsi="Corbel" w:cstheme="minorHAnsi"/>
                <w:sz w:val="20"/>
              </w:rPr>
              <w:t>0</w:t>
            </w:r>
          </w:p>
        </w:tc>
        <w:tc>
          <w:tcPr>
            <w:tcW w:w="2018" w:type="dxa"/>
          </w:tcPr>
          <w:p w14:paraId="3C33E01F" w14:textId="77777777" w:rsidR="003E0EFA" w:rsidRPr="00532E37" w:rsidRDefault="003E0EFA" w:rsidP="00B05092">
            <w:pPr>
              <w:rPr>
                <w:rFonts w:ascii="Corbel" w:hAnsi="Corbel" w:cstheme="minorHAnsi"/>
                <w:sz w:val="20"/>
              </w:rPr>
            </w:pPr>
          </w:p>
        </w:tc>
        <w:tc>
          <w:tcPr>
            <w:tcW w:w="2482" w:type="dxa"/>
          </w:tcPr>
          <w:p w14:paraId="2D29CF11" w14:textId="77777777" w:rsidR="003E0EFA" w:rsidRPr="00532E37" w:rsidRDefault="003E0EFA" w:rsidP="00B05092">
            <w:pPr>
              <w:rPr>
                <w:rFonts w:ascii="Corbel" w:hAnsi="Corbel" w:cstheme="minorHAnsi"/>
                <w:sz w:val="20"/>
              </w:rPr>
            </w:pPr>
          </w:p>
        </w:tc>
      </w:tr>
      <w:tr w:rsidR="00B05092" w:rsidRPr="00011DDD" w14:paraId="1E903B6F" w14:textId="77777777" w:rsidTr="000A3397">
        <w:tc>
          <w:tcPr>
            <w:tcW w:w="2591" w:type="dxa"/>
          </w:tcPr>
          <w:p w14:paraId="738FED19" w14:textId="2C292E72" w:rsidR="00B05092" w:rsidRPr="00532E37" w:rsidRDefault="00FB3D74" w:rsidP="00532E37">
            <w:pPr>
              <w:rPr>
                <w:sz w:val="20"/>
              </w:rPr>
            </w:pPr>
            <w:r>
              <w:rPr>
                <w:rFonts w:ascii="Corbel" w:hAnsi="Corbel"/>
              </w:rPr>
              <w:t>Utbildning inom</w:t>
            </w:r>
            <w:r w:rsidRPr="007220D0">
              <w:rPr>
                <w:rFonts w:ascii="Corbel" w:hAnsi="Corbel"/>
              </w:rPr>
              <w:t xml:space="preserve"> förändringsledning</w:t>
            </w:r>
          </w:p>
        </w:tc>
        <w:tc>
          <w:tcPr>
            <w:tcW w:w="1971" w:type="dxa"/>
          </w:tcPr>
          <w:p w14:paraId="7387D416" w14:textId="1F634D32" w:rsidR="00B05092" w:rsidRPr="00532E37" w:rsidRDefault="00B05092" w:rsidP="00B05092">
            <w:pPr>
              <w:rPr>
                <w:rFonts w:ascii="Corbel" w:hAnsi="Corbel" w:cstheme="minorHAnsi"/>
                <w:sz w:val="20"/>
              </w:rPr>
            </w:pPr>
            <w:r w:rsidRPr="00532E37">
              <w:rPr>
                <w:rFonts w:ascii="Corbel" w:hAnsi="Corbel" w:cstheme="minorHAnsi"/>
                <w:sz w:val="20"/>
              </w:rPr>
              <w:t xml:space="preserve">SEK </w:t>
            </w:r>
            <w:r w:rsidR="00FB3D74">
              <w:rPr>
                <w:rFonts w:ascii="Corbel" w:hAnsi="Corbel" w:cstheme="minorHAnsi"/>
                <w:sz w:val="20"/>
              </w:rPr>
              <w:t>50</w:t>
            </w:r>
          </w:p>
        </w:tc>
        <w:tc>
          <w:tcPr>
            <w:tcW w:w="2018" w:type="dxa"/>
          </w:tcPr>
          <w:p w14:paraId="3CE04182" w14:textId="77777777" w:rsidR="00B05092" w:rsidRPr="00532E37" w:rsidRDefault="00506DBB" w:rsidP="00B05092">
            <w:pPr>
              <w:rPr>
                <w:rFonts w:ascii="Corbel" w:hAnsi="Corbel" w:cstheme="minorHAnsi"/>
                <w:sz w:val="20"/>
              </w:rPr>
            </w:pPr>
            <w:sdt>
              <w:sdtPr>
                <w:rPr>
                  <w:rFonts w:ascii="Corbel" w:hAnsi="Corbel" w:cstheme="minorHAnsi"/>
                  <w:sz w:val="20"/>
                </w:rPr>
                <w:id w:val="203376079"/>
                <w:placeholder>
                  <w:docPart w:val="6ADAD20C875D442F927E8513D730BD16"/>
                </w:placeholder>
                <w:showingPlcHdr/>
                <w:text/>
              </w:sdtPr>
              <w:sdtEndPr/>
              <w:sdtContent>
                <w:r w:rsidR="00B05092" w:rsidRPr="00532E37">
                  <w:rPr>
                    <w:rStyle w:val="Platshllartext"/>
                    <w:rFonts w:ascii="Corbel" w:hAnsi="Corbel" w:cstheme="minorHAnsi"/>
                    <w:sz w:val="20"/>
                  </w:rPr>
                  <w:t>Klicka eller tryck här för att ange text.</w:t>
                </w:r>
              </w:sdtContent>
            </w:sdt>
          </w:p>
        </w:tc>
        <w:tc>
          <w:tcPr>
            <w:tcW w:w="2482" w:type="dxa"/>
          </w:tcPr>
          <w:p w14:paraId="023DF943" w14:textId="77777777" w:rsidR="00B05092" w:rsidRPr="00532E37" w:rsidRDefault="00506DBB" w:rsidP="00B05092">
            <w:pPr>
              <w:rPr>
                <w:rFonts w:ascii="Corbel" w:hAnsi="Corbel"/>
                <w:sz w:val="20"/>
              </w:rPr>
            </w:pPr>
            <w:sdt>
              <w:sdtPr>
                <w:rPr>
                  <w:rFonts w:ascii="Corbel" w:hAnsi="Corbel" w:cstheme="minorHAnsi"/>
                  <w:sz w:val="20"/>
                </w:rPr>
                <w:id w:val="-531191019"/>
                <w:placeholder>
                  <w:docPart w:val="6777B30AE2DD46EDAB30F1BF9A6F41F4"/>
                </w:placeholder>
                <w:showingPlcHdr/>
                <w:text/>
              </w:sdtPr>
              <w:sdtEndPr/>
              <w:sdtContent>
                <w:r w:rsidR="00B05092" w:rsidRPr="00532E37">
                  <w:rPr>
                    <w:rStyle w:val="Platshllartext"/>
                    <w:rFonts w:ascii="Corbel" w:hAnsi="Corbel" w:cstheme="minorHAnsi"/>
                    <w:sz w:val="20"/>
                  </w:rPr>
                  <w:t>Klicka eller tryck här för att ange text.</w:t>
                </w:r>
              </w:sdtContent>
            </w:sdt>
          </w:p>
        </w:tc>
      </w:tr>
      <w:tr w:rsidR="00FB3D74" w:rsidRPr="00011DDD" w14:paraId="26D1905A" w14:textId="77777777" w:rsidTr="000A3397">
        <w:tc>
          <w:tcPr>
            <w:tcW w:w="2591" w:type="dxa"/>
          </w:tcPr>
          <w:p w14:paraId="1DD6D8C0" w14:textId="115FF1D5" w:rsidR="00FB3D74" w:rsidRDefault="00FB3D74" w:rsidP="00532E37">
            <w:pPr>
              <w:rPr>
                <w:rFonts w:ascii="Corbel" w:hAnsi="Corbel"/>
              </w:rPr>
            </w:pPr>
            <w:r>
              <w:rPr>
                <w:rFonts w:ascii="Corbel" w:hAnsi="Corbel"/>
              </w:rPr>
              <w:t>Utbildning inom kravhantering</w:t>
            </w:r>
          </w:p>
        </w:tc>
        <w:tc>
          <w:tcPr>
            <w:tcW w:w="1971" w:type="dxa"/>
          </w:tcPr>
          <w:p w14:paraId="5645FC8A" w14:textId="578D9FF3" w:rsidR="00FB3D74" w:rsidRPr="00532E37" w:rsidRDefault="00FB3D74" w:rsidP="00B05092">
            <w:pPr>
              <w:rPr>
                <w:rFonts w:ascii="Corbel" w:hAnsi="Corbel" w:cstheme="minorHAnsi"/>
                <w:sz w:val="20"/>
              </w:rPr>
            </w:pPr>
            <w:r>
              <w:rPr>
                <w:rFonts w:ascii="Corbel" w:hAnsi="Corbel" w:cstheme="minorHAnsi"/>
                <w:sz w:val="20"/>
              </w:rPr>
              <w:t>150</w:t>
            </w:r>
          </w:p>
        </w:tc>
        <w:tc>
          <w:tcPr>
            <w:tcW w:w="2018" w:type="dxa"/>
          </w:tcPr>
          <w:p w14:paraId="55F61C37" w14:textId="77777777" w:rsidR="00FB3D74" w:rsidRDefault="00FB3D74" w:rsidP="00B05092">
            <w:pPr>
              <w:rPr>
                <w:rFonts w:ascii="Corbel" w:hAnsi="Corbel" w:cstheme="minorHAnsi"/>
                <w:sz w:val="20"/>
              </w:rPr>
            </w:pPr>
          </w:p>
        </w:tc>
        <w:tc>
          <w:tcPr>
            <w:tcW w:w="2482" w:type="dxa"/>
          </w:tcPr>
          <w:p w14:paraId="5DA53AE7" w14:textId="77777777" w:rsidR="00FB3D74" w:rsidRDefault="00FB3D74" w:rsidP="00B05092">
            <w:pPr>
              <w:rPr>
                <w:rFonts w:ascii="Corbel" w:hAnsi="Corbel" w:cstheme="minorHAnsi"/>
                <w:sz w:val="20"/>
              </w:rPr>
            </w:pPr>
          </w:p>
        </w:tc>
      </w:tr>
    </w:tbl>
    <w:p w14:paraId="1E44DEBB" w14:textId="77777777" w:rsidR="00737A40" w:rsidRPr="00011DDD" w:rsidRDefault="00737A40" w:rsidP="00737A40">
      <w:pPr>
        <w:rPr>
          <w:rFonts w:ascii="Corbel" w:hAnsi="Corbel"/>
          <w:i/>
          <w:highlight w:val="yellow"/>
        </w:rPr>
      </w:pPr>
    </w:p>
    <w:p w14:paraId="53216866" w14:textId="0A480D58" w:rsidR="00737A40" w:rsidRPr="00940E10" w:rsidRDefault="00737A40" w:rsidP="00737A40">
      <w:pPr>
        <w:pStyle w:val="Rubrik3"/>
        <w:rPr>
          <w:rFonts w:ascii="Corbel" w:hAnsi="Corbel"/>
          <w:b/>
          <w:color w:val="auto"/>
        </w:rPr>
      </w:pPr>
      <w:r w:rsidRPr="00940E10">
        <w:rPr>
          <w:rFonts w:ascii="Corbel" w:hAnsi="Corbel"/>
          <w:b/>
          <w:color w:val="auto"/>
        </w:rPr>
        <w:t>Mervärde 2 – Intervju</w:t>
      </w:r>
      <w:r w:rsidR="00444865" w:rsidRPr="00940E10">
        <w:rPr>
          <w:rFonts w:ascii="Corbel" w:hAnsi="Corbel"/>
          <w:b/>
          <w:color w:val="auto"/>
        </w:rPr>
        <w:t xml:space="preserve"> </w:t>
      </w:r>
    </w:p>
    <w:p w14:paraId="43AF014C" w14:textId="77777777" w:rsidR="00737A40" w:rsidRPr="00940E10" w:rsidRDefault="00737A40" w:rsidP="00737A40">
      <w:pPr>
        <w:autoSpaceDE w:val="0"/>
        <w:autoSpaceDN w:val="0"/>
        <w:adjustRightInd w:val="0"/>
        <w:spacing w:after="0" w:line="240" w:lineRule="auto"/>
        <w:rPr>
          <w:rFonts w:ascii="Corbel" w:hAnsi="Corbel" w:cs="ArialMT"/>
          <w:sz w:val="20"/>
          <w:szCs w:val="20"/>
        </w:rPr>
      </w:pPr>
    </w:p>
    <w:p w14:paraId="5F3CA31C" w14:textId="5B543F47" w:rsidR="00056076" w:rsidRPr="00940E10" w:rsidRDefault="00D6158E" w:rsidP="00737A40">
      <w:pPr>
        <w:autoSpaceDE w:val="0"/>
        <w:autoSpaceDN w:val="0"/>
        <w:adjustRightInd w:val="0"/>
        <w:spacing w:after="0" w:line="240" w:lineRule="auto"/>
        <w:rPr>
          <w:rFonts w:ascii="Corbel" w:hAnsi="Corbel"/>
          <w:iCs/>
        </w:rPr>
      </w:pPr>
      <w:r w:rsidRPr="00940E10">
        <w:rPr>
          <w:rFonts w:ascii="Corbel" w:hAnsi="Corbel"/>
          <w:iCs/>
        </w:rPr>
        <w:t xml:space="preserve">SHIS </w:t>
      </w:r>
      <w:r w:rsidR="00737A40" w:rsidRPr="00940E10">
        <w:rPr>
          <w:rFonts w:ascii="Corbel" w:hAnsi="Corbel"/>
          <w:iCs/>
        </w:rPr>
        <w:t xml:space="preserve"> kommer att genomföra intervju med</w:t>
      </w:r>
      <w:r w:rsidRPr="00940E10">
        <w:rPr>
          <w:rFonts w:ascii="Corbel" w:hAnsi="Corbel"/>
          <w:iCs/>
        </w:rPr>
        <w:t xml:space="preserve"> </w:t>
      </w:r>
      <w:r w:rsidR="00B824F9">
        <w:rPr>
          <w:rFonts w:ascii="Corbel" w:hAnsi="Corbel"/>
          <w:iCs/>
        </w:rPr>
        <w:t>en</w:t>
      </w:r>
      <w:r w:rsidRPr="00940E10">
        <w:rPr>
          <w:rFonts w:ascii="Corbel" w:hAnsi="Corbel"/>
          <w:iCs/>
        </w:rPr>
        <w:t xml:space="preserve"> till</w:t>
      </w:r>
      <w:r w:rsidR="00737A40" w:rsidRPr="00940E10">
        <w:rPr>
          <w:rFonts w:ascii="Corbel" w:hAnsi="Corbel"/>
          <w:iCs/>
        </w:rPr>
        <w:t xml:space="preserve"> tre </w:t>
      </w:r>
      <w:r w:rsidR="00881709" w:rsidRPr="00940E10">
        <w:rPr>
          <w:rFonts w:ascii="Corbel" w:hAnsi="Corbel"/>
          <w:iCs/>
        </w:rPr>
        <w:t xml:space="preserve"> </w:t>
      </w:r>
      <w:r w:rsidR="00737A40" w:rsidRPr="00940E10">
        <w:rPr>
          <w:rFonts w:ascii="Corbel" w:hAnsi="Corbel"/>
          <w:iCs/>
        </w:rPr>
        <w:t>konsulter</w:t>
      </w:r>
      <w:r w:rsidR="00B824F9">
        <w:rPr>
          <w:rFonts w:ascii="Corbel" w:hAnsi="Corbel"/>
          <w:iCs/>
        </w:rPr>
        <w:t xml:space="preserve"> av de</w:t>
      </w:r>
      <w:r w:rsidR="00737A40" w:rsidRPr="00940E10">
        <w:rPr>
          <w:rFonts w:ascii="Corbel" w:hAnsi="Corbel"/>
          <w:iCs/>
        </w:rPr>
        <w:t xml:space="preserve"> som bedöms ha störst chans att tilldelas uppdraget baserat på offererat timpris och möjligt prisavdrag i Mervärde 1 – Erfarenhet. </w:t>
      </w:r>
    </w:p>
    <w:p w14:paraId="149A7D3E" w14:textId="77777777" w:rsidR="00DE69AA" w:rsidRPr="00940E10" w:rsidRDefault="00DE69AA" w:rsidP="00737A40">
      <w:pPr>
        <w:autoSpaceDE w:val="0"/>
        <w:autoSpaceDN w:val="0"/>
        <w:adjustRightInd w:val="0"/>
        <w:spacing w:after="0" w:line="240" w:lineRule="auto"/>
        <w:rPr>
          <w:rFonts w:ascii="Corbel" w:hAnsi="Corbel"/>
          <w:iCs/>
        </w:rPr>
      </w:pPr>
    </w:p>
    <w:p w14:paraId="0EA75752" w14:textId="7FB8BF71" w:rsidR="00737A40" w:rsidRPr="00940E10" w:rsidRDefault="00D6158E" w:rsidP="00737A40">
      <w:pPr>
        <w:autoSpaceDE w:val="0"/>
        <w:autoSpaceDN w:val="0"/>
        <w:adjustRightInd w:val="0"/>
        <w:spacing w:after="0" w:line="240" w:lineRule="auto"/>
        <w:rPr>
          <w:rFonts w:ascii="Corbel" w:hAnsi="Corbel"/>
          <w:iCs/>
        </w:rPr>
      </w:pPr>
      <w:r w:rsidRPr="00940E10">
        <w:rPr>
          <w:rFonts w:ascii="Corbel" w:hAnsi="Corbel"/>
          <w:iCs/>
        </w:rPr>
        <w:t>SHIS</w:t>
      </w:r>
      <w:r w:rsidR="00737A40" w:rsidRPr="00940E10">
        <w:rPr>
          <w:rFonts w:ascii="Corbel" w:hAnsi="Corbel"/>
          <w:iCs/>
        </w:rPr>
        <w:t xml:space="preserve"> beräknar att intervjuerna kommer att genomföras på plats i </w:t>
      </w:r>
      <w:r w:rsidRPr="00940E10">
        <w:rPr>
          <w:rFonts w:ascii="Corbel" w:hAnsi="Corbel"/>
          <w:iCs/>
        </w:rPr>
        <w:t>SHIS</w:t>
      </w:r>
      <w:r w:rsidR="00737A40" w:rsidRPr="00940E10">
        <w:rPr>
          <w:rFonts w:ascii="Corbel" w:hAnsi="Corbel"/>
          <w:iCs/>
        </w:rPr>
        <w:t xml:space="preserve"> lokaler</w:t>
      </w:r>
      <w:r w:rsidRPr="00940E10">
        <w:rPr>
          <w:rFonts w:ascii="Corbel" w:hAnsi="Corbel"/>
          <w:iCs/>
        </w:rPr>
        <w:t xml:space="preserve"> i Stockholm</w:t>
      </w:r>
      <w:r w:rsidR="00737A40" w:rsidRPr="00940E10">
        <w:rPr>
          <w:rFonts w:ascii="Corbel" w:hAnsi="Corbel"/>
          <w:iCs/>
        </w:rPr>
        <w:t xml:space="preserve"> </w:t>
      </w:r>
      <w:r w:rsidR="00940E10" w:rsidRPr="00940E10">
        <w:rPr>
          <w:rFonts w:ascii="Corbel" w:hAnsi="Corbel"/>
          <w:iCs/>
        </w:rPr>
        <w:t>202</w:t>
      </w:r>
      <w:r w:rsidR="00542A8B">
        <w:rPr>
          <w:rFonts w:ascii="Corbel" w:hAnsi="Corbel"/>
          <w:iCs/>
        </w:rPr>
        <w:t>3</w:t>
      </w:r>
      <w:r w:rsidR="00940E10" w:rsidRPr="00940E10">
        <w:rPr>
          <w:rFonts w:ascii="Corbel" w:hAnsi="Corbel"/>
          <w:iCs/>
        </w:rPr>
        <w:t>-</w:t>
      </w:r>
      <w:r w:rsidR="00542A8B">
        <w:rPr>
          <w:rFonts w:ascii="Corbel" w:hAnsi="Corbel"/>
          <w:iCs/>
        </w:rPr>
        <w:t>01-</w:t>
      </w:r>
      <w:r w:rsidR="00940E10" w:rsidRPr="00940E10">
        <w:rPr>
          <w:rFonts w:ascii="Corbel" w:hAnsi="Corbel"/>
          <w:iCs/>
        </w:rPr>
        <w:t>1</w:t>
      </w:r>
      <w:r w:rsidR="00B66FC1">
        <w:rPr>
          <w:rFonts w:ascii="Corbel" w:hAnsi="Corbel"/>
          <w:iCs/>
        </w:rPr>
        <w:t>1</w:t>
      </w:r>
      <w:r w:rsidR="00542A8B">
        <w:rPr>
          <w:rFonts w:ascii="Corbel" w:hAnsi="Corbel"/>
          <w:iCs/>
        </w:rPr>
        <w:t xml:space="preserve"> </w:t>
      </w:r>
      <w:r w:rsidR="00B66FC1">
        <w:rPr>
          <w:rFonts w:ascii="Corbel" w:hAnsi="Corbel"/>
          <w:iCs/>
        </w:rPr>
        <w:t>och/eller 202</w:t>
      </w:r>
      <w:r w:rsidR="00542A8B">
        <w:rPr>
          <w:rFonts w:ascii="Corbel" w:hAnsi="Corbel"/>
          <w:iCs/>
        </w:rPr>
        <w:t>3-01-13</w:t>
      </w:r>
      <w:r w:rsidR="00737A40" w:rsidRPr="00940E10">
        <w:rPr>
          <w:rFonts w:ascii="Corbel" w:hAnsi="Corbel"/>
          <w:iCs/>
        </w:rPr>
        <w:t>. Offererad konsult ska vara tillgänglig för intervju denna dag.</w:t>
      </w:r>
    </w:p>
    <w:p w14:paraId="44CD91D3" w14:textId="77777777" w:rsidR="00737A40" w:rsidRPr="00940E10" w:rsidRDefault="00737A40" w:rsidP="00737A40">
      <w:pPr>
        <w:autoSpaceDE w:val="0"/>
        <w:autoSpaceDN w:val="0"/>
        <w:adjustRightInd w:val="0"/>
        <w:spacing w:after="0" w:line="240" w:lineRule="auto"/>
        <w:rPr>
          <w:rFonts w:ascii="Corbel" w:hAnsi="Corbel"/>
          <w:iCs/>
        </w:rPr>
      </w:pPr>
    </w:p>
    <w:p w14:paraId="1D6013DE" w14:textId="77777777" w:rsidR="00737A40" w:rsidRPr="00940E10" w:rsidRDefault="00737A40" w:rsidP="00737A40">
      <w:pPr>
        <w:autoSpaceDE w:val="0"/>
        <w:autoSpaceDN w:val="0"/>
        <w:adjustRightInd w:val="0"/>
        <w:spacing w:after="0" w:line="240" w:lineRule="auto"/>
        <w:rPr>
          <w:rFonts w:ascii="Corbel" w:hAnsi="Corbel"/>
          <w:iCs/>
        </w:rPr>
      </w:pPr>
      <w:r w:rsidRPr="00940E10">
        <w:rPr>
          <w:rFonts w:ascii="Corbel" w:hAnsi="Corbel"/>
          <w:iCs/>
        </w:rPr>
        <w:t xml:space="preserve">Tidsram för intervjun: </w:t>
      </w:r>
    </w:p>
    <w:p w14:paraId="09E6EAE4" w14:textId="77777777" w:rsidR="00737A40" w:rsidRPr="00940E10" w:rsidRDefault="00737A40" w:rsidP="00737A40">
      <w:pPr>
        <w:pStyle w:val="Liststycke"/>
        <w:numPr>
          <w:ilvl w:val="0"/>
          <w:numId w:val="15"/>
        </w:numPr>
        <w:autoSpaceDE w:val="0"/>
        <w:autoSpaceDN w:val="0"/>
        <w:adjustRightInd w:val="0"/>
        <w:spacing w:after="0" w:line="240" w:lineRule="auto"/>
        <w:rPr>
          <w:rFonts w:ascii="Corbel" w:hAnsi="Corbel"/>
          <w:iCs/>
        </w:rPr>
      </w:pPr>
      <w:r w:rsidRPr="00940E10">
        <w:rPr>
          <w:rFonts w:ascii="Corbel" w:hAnsi="Corbel"/>
          <w:iCs/>
        </w:rPr>
        <w:t xml:space="preserve">10 min – Konsulten får presentera sig </w:t>
      </w:r>
    </w:p>
    <w:p w14:paraId="7ACDEBFD" w14:textId="77777777" w:rsidR="00737A40" w:rsidRPr="00940E10" w:rsidRDefault="00737A40" w:rsidP="00737A40">
      <w:pPr>
        <w:pStyle w:val="Liststycke"/>
        <w:numPr>
          <w:ilvl w:val="0"/>
          <w:numId w:val="15"/>
        </w:numPr>
        <w:autoSpaceDE w:val="0"/>
        <w:autoSpaceDN w:val="0"/>
        <w:adjustRightInd w:val="0"/>
        <w:spacing w:after="0" w:line="240" w:lineRule="auto"/>
        <w:rPr>
          <w:rFonts w:ascii="Corbel" w:hAnsi="Corbel"/>
          <w:iCs/>
        </w:rPr>
      </w:pPr>
      <w:r w:rsidRPr="00940E10">
        <w:rPr>
          <w:rFonts w:ascii="Corbel" w:hAnsi="Corbel"/>
          <w:iCs/>
        </w:rPr>
        <w:t>50 min – Intervjufrågor</w:t>
      </w:r>
    </w:p>
    <w:p w14:paraId="48E34DD5" w14:textId="77777777" w:rsidR="00737A40" w:rsidRPr="00940E10" w:rsidRDefault="00737A40" w:rsidP="00737A40">
      <w:pPr>
        <w:autoSpaceDE w:val="0"/>
        <w:autoSpaceDN w:val="0"/>
        <w:adjustRightInd w:val="0"/>
        <w:spacing w:after="0" w:line="240" w:lineRule="auto"/>
        <w:rPr>
          <w:rFonts w:ascii="Corbel" w:hAnsi="Corbel"/>
          <w:iCs/>
        </w:rPr>
      </w:pPr>
    </w:p>
    <w:p w14:paraId="532DC735" w14:textId="77777777" w:rsidR="00737A40" w:rsidRPr="00940E10" w:rsidRDefault="00737A40" w:rsidP="00737A40">
      <w:pPr>
        <w:autoSpaceDE w:val="0"/>
        <w:autoSpaceDN w:val="0"/>
        <w:adjustRightInd w:val="0"/>
        <w:spacing w:after="0" w:line="240" w:lineRule="auto"/>
        <w:rPr>
          <w:rFonts w:ascii="Corbel" w:hAnsi="Corbel"/>
          <w:iCs/>
        </w:rPr>
      </w:pPr>
      <w:r w:rsidRPr="00940E10">
        <w:rPr>
          <w:rFonts w:ascii="Corbel" w:hAnsi="Corbel"/>
          <w:iCs/>
        </w:rPr>
        <w:lastRenderedPageBreak/>
        <w:t>Intervjufrågorna kommer att baseras på de krav och mervärden som ställts kopplat till kompetens och erfarenhet.</w:t>
      </w:r>
    </w:p>
    <w:p w14:paraId="1E402C80" w14:textId="77777777" w:rsidR="00737A40" w:rsidRPr="00940E10" w:rsidRDefault="00737A40" w:rsidP="00737A40">
      <w:pPr>
        <w:autoSpaceDE w:val="0"/>
        <w:autoSpaceDN w:val="0"/>
        <w:adjustRightInd w:val="0"/>
        <w:spacing w:after="0" w:line="240" w:lineRule="auto"/>
        <w:rPr>
          <w:rFonts w:ascii="Corbel" w:hAnsi="Corbel"/>
          <w:iCs/>
        </w:rPr>
      </w:pPr>
    </w:p>
    <w:p w14:paraId="1EF7E1B9" w14:textId="77777777" w:rsidR="00737A40" w:rsidRPr="00940E10" w:rsidRDefault="00737A40" w:rsidP="00737A40">
      <w:pPr>
        <w:autoSpaceDE w:val="0"/>
        <w:autoSpaceDN w:val="0"/>
        <w:adjustRightInd w:val="0"/>
        <w:spacing w:after="0" w:line="240" w:lineRule="auto"/>
        <w:rPr>
          <w:rFonts w:ascii="Corbel" w:hAnsi="Corbel"/>
          <w:iCs/>
        </w:rPr>
      </w:pPr>
      <w:r w:rsidRPr="00940E10">
        <w:rPr>
          <w:rFonts w:ascii="Corbel" w:hAnsi="Corbel"/>
          <w:iCs/>
        </w:rPr>
        <w:t>Nedan mervärden kommer att utvärderas under intervjun.</w:t>
      </w:r>
    </w:p>
    <w:p w14:paraId="269B4B07" w14:textId="77777777" w:rsidR="00737A40" w:rsidRPr="00011DDD"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011DDD" w14:paraId="1AAA2E40" w14:textId="77777777" w:rsidTr="000A3397">
        <w:tc>
          <w:tcPr>
            <w:tcW w:w="5382" w:type="dxa"/>
          </w:tcPr>
          <w:p w14:paraId="2E9A16B3" w14:textId="77777777" w:rsidR="00737A40" w:rsidRPr="007F03C8" w:rsidRDefault="00737A40" w:rsidP="000A3397">
            <w:pPr>
              <w:rPr>
                <w:rFonts w:ascii="Corbel" w:hAnsi="Corbel"/>
                <w:b/>
                <w:sz w:val="20"/>
              </w:rPr>
            </w:pPr>
            <w:r w:rsidRPr="007F03C8">
              <w:rPr>
                <w:rFonts w:ascii="Corbel" w:hAnsi="Corbel"/>
                <w:b/>
                <w:sz w:val="20"/>
              </w:rPr>
              <w:t>Mervärde</w:t>
            </w:r>
          </w:p>
        </w:tc>
        <w:tc>
          <w:tcPr>
            <w:tcW w:w="3680" w:type="dxa"/>
          </w:tcPr>
          <w:p w14:paraId="68658B9E" w14:textId="77777777" w:rsidR="00737A40" w:rsidRPr="007F03C8" w:rsidRDefault="00737A40" w:rsidP="000A3397">
            <w:pPr>
              <w:rPr>
                <w:rFonts w:ascii="Corbel" w:hAnsi="Corbel"/>
                <w:b/>
                <w:sz w:val="20"/>
              </w:rPr>
            </w:pPr>
            <w:r w:rsidRPr="007F03C8">
              <w:rPr>
                <w:rFonts w:ascii="Corbel" w:hAnsi="Corbel"/>
                <w:b/>
                <w:sz w:val="20"/>
              </w:rPr>
              <w:t>Möjligt prisavdrag</w:t>
            </w:r>
          </w:p>
        </w:tc>
      </w:tr>
      <w:tr w:rsidR="00737A40" w:rsidRPr="00011DDD" w14:paraId="291E1785" w14:textId="77777777" w:rsidTr="000A3397">
        <w:tc>
          <w:tcPr>
            <w:tcW w:w="5382" w:type="dxa"/>
          </w:tcPr>
          <w:p w14:paraId="0DBD1EC6" w14:textId="77777777" w:rsidR="00737A40" w:rsidRPr="007F03C8" w:rsidRDefault="00737A40" w:rsidP="000A3397">
            <w:pPr>
              <w:rPr>
                <w:rFonts w:ascii="Corbel" w:hAnsi="Corbel"/>
                <w:sz w:val="20"/>
              </w:rPr>
            </w:pPr>
            <w:r w:rsidRPr="007F03C8">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5120BBC3" w:rsidR="00737A40" w:rsidRPr="007F03C8" w:rsidRDefault="00737A40" w:rsidP="000A3397">
            <w:pPr>
              <w:rPr>
                <w:rFonts w:ascii="Corbel" w:hAnsi="Corbel" w:cstheme="minorHAnsi"/>
                <w:sz w:val="20"/>
              </w:rPr>
            </w:pPr>
            <w:r w:rsidRPr="007F03C8">
              <w:rPr>
                <w:rFonts w:ascii="Corbel" w:hAnsi="Corbel" w:cstheme="minorHAnsi"/>
                <w:sz w:val="20"/>
              </w:rPr>
              <w:t xml:space="preserve">Mycket Bra: SEK </w:t>
            </w:r>
            <w:r w:rsidR="003033F7">
              <w:rPr>
                <w:rFonts w:ascii="Corbel" w:hAnsi="Corbel" w:cstheme="minorHAnsi"/>
                <w:sz w:val="20"/>
              </w:rPr>
              <w:t>100</w:t>
            </w:r>
          </w:p>
          <w:p w14:paraId="11D54F12" w14:textId="77777777" w:rsidR="00737A40" w:rsidRPr="007F03C8" w:rsidRDefault="00737A40" w:rsidP="000A3397">
            <w:pPr>
              <w:rPr>
                <w:rFonts w:ascii="Corbel" w:hAnsi="Corbel" w:cstheme="minorHAnsi"/>
                <w:sz w:val="20"/>
              </w:rPr>
            </w:pPr>
            <w:r w:rsidRPr="007F03C8">
              <w:rPr>
                <w:rFonts w:ascii="Corbel" w:hAnsi="Corbel" w:cstheme="minorHAnsi"/>
                <w:sz w:val="20"/>
              </w:rPr>
              <w:t>Bra: SEK 50</w:t>
            </w:r>
          </w:p>
          <w:p w14:paraId="3F47308B" w14:textId="77777777" w:rsidR="00737A40" w:rsidRPr="007F03C8" w:rsidRDefault="00737A40" w:rsidP="000A3397">
            <w:pPr>
              <w:rPr>
                <w:rFonts w:ascii="Corbel" w:hAnsi="Corbel" w:cstheme="minorHAnsi"/>
                <w:sz w:val="20"/>
              </w:rPr>
            </w:pPr>
            <w:r w:rsidRPr="007F03C8">
              <w:rPr>
                <w:rFonts w:ascii="Corbel" w:hAnsi="Corbel" w:cstheme="minorHAnsi"/>
                <w:sz w:val="20"/>
              </w:rPr>
              <w:t>Tillför inget mervärde: SEK 0</w:t>
            </w:r>
          </w:p>
        </w:tc>
      </w:tr>
      <w:tr w:rsidR="00737A40" w:rsidRPr="00011DDD" w14:paraId="71288D2B" w14:textId="77777777" w:rsidTr="000A3397">
        <w:tc>
          <w:tcPr>
            <w:tcW w:w="5382" w:type="dxa"/>
          </w:tcPr>
          <w:p w14:paraId="027906B0" w14:textId="77777777" w:rsidR="00737A40" w:rsidRPr="007F03C8" w:rsidRDefault="00737A40" w:rsidP="000A3397">
            <w:pPr>
              <w:rPr>
                <w:rFonts w:ascii="Corbel" w:hAnsi="Corbel"/>
                <w:sz w:val="20"/>
              </w:rPr>
            </w:pPr>
            <w:r w:rsidRPr="007F03C8">
              <w:rPr>
                <w:rFonts w:ascii="Corbel" w:hAnsi="Corbel"/>
                <w:sz w:val="20"/>
              </w:rPr>
              <w:t>Konsultens förståelse för vikten av att hålla hög servicenivå samt att ha ett professionellt och positivt</w:t>
            </w:r>
          </w:p>
          <w:p w14:paraId="78023858" w14:textId="77777777" w:rsidR="00737A40" w:rsidRPr="007F03C8" w:rsidRDefault="00737A40" w:rsidP="000A3397">
            <w:pPr>
              <w:rPr>
                <w:rFonts w:ascii="Corbel" w:hAnsi="Corbel"/>
                <w:sz w:val="20"/>
              </w:rPr>
            </w:pPr>
            <w:r w:rsidRPr="007F03C8">
              <w:rPr>
                <w:rFonts w:ascii="Corbel" w:hAnsi="Corbel"/>
                <w:sz w:val="20"/>
              </w:rPr>
              <w:t>kundbemötande.</w:t>
            </w:r>
          </w:p>
        </w:tc>
        <w:tc>
          <w:tcPr>
            <w:tcW w:w="3680" w:type="dxa"/>
          </w:tcPr>
          <w:p w14:paraId="083880D6" w14:textId="742ACC5E" w:rsidR="00737A40" w:rsidRPr="007F03C8" w:rsidRDefault="00737A40" w:rsidP="000A3397">
            <w:pPr>
              <w:rPr>
                <w:rFonts w:ascii="Corbel" w:hAnsi="Corbel" w:cstheme="minorHAnsi"/>
                <w:sz w:val="20"/>
              </w:rPr>
            </w:pPr>
            <w:r w:rsidRPr="007F03C8">
              <w:rPr>
                <w:rFonts w:ascii="Corbel" w:hAnsi="Corbel" w:cstheme="minorHAnsi"/>
                <w:sz w:val="20"/>
              </w:rPr>
              <w:t xml:space="preserve">Mycket Bra: SEK </w:t>
            </w:r>
            <w:r w:rsidR="003033F7">
              <w:rPr>
                <w:rFonts w:ascii="Corbel" w:hAnsi="Corbel" w:cstheme="minorHAnsi"/>
                <w:sz w:val="20"/>
              </w:rPr>
              <w:t>100</w:t>
            </w:r>
          </w:p>
          <w:p w14:paraId="7AB33554" w14:textId="77777777" w:rsidR="00737A40" w:rsidRPr="007F03C8" w:rsidRDefault="00737A40" w:rsidP="000A3397">
            <w:pPr>
              <w:rPr>
                <w:rFonts w:ascii="Corbel" w:hAnsi="Corbel" w:cstheme="minorHAnsi"/>
                <w:sz w:val="20"/>
              </w:rPr>
            </w:pPr>
            <w:r w:rsidRPr="007F03C8">
              <w:rPr>
                <w:rFonts w:ascii="Corbel" w:hAnsi="Corbel" w:cstheme="minorHAnsi"/>
                <w:sz w:val="20"/>
              </w:rPr>
              <w:t>Bra: SEK 50</w:t>
            </w:r>
          </w:p>
          <w:p w14:paraId="4811E26F" w14:textId="77777777" w:rsidR="00737A40" w:rsidRPr="007F03C8" w:rsidRDefault="00737A40" w:rsidP="000A3397">
            <w:pPr>
              <w:rPr>
                <w:rFonts w:ascii="Corbel" w:hAnsi="Corbel" w:cstheme="minorHAnsi"/>
                <w:sz w:val="20"/>
              </w:rPr>
            </w:pPr>
            <w:r w:rsidRPr="007F03C8">
              <w:rPr>
                <w:rFonts w:ascii="Corbel" w:hAnsi="Corbel" w:cstheme="minorHAnsi"/>
                <w:sz w:val="20"/>
              </w:rPr>
              <w:t>Tillför inget mervärde: SEK 0</w:t>
            </w:r>
          </w:p>
        </w:tc>
      </w:tr>
      <w:tr w:rsidR="00F25469" w:rsidRPr="00011DDD" w14:paraId="79A8CE3C" w14:textId="77777777" w:rsidTr="000A3397">
        <w:tc>
          <w:tcPr>
            <w:tcW w:w="5382" w:type="dxa"/>
          </w:tcPr>
          <w:p w14:paraId="1EB06784" w14:textId="6A5ABC66" w:rsidR="00F25469" w:rsidRPr="007F03C8" w:rsidRDefault="00F25469" w:rsidP="000A3397">
            <w:pPr>
              <w:rPr>
                <w:rFonts w:ascii="Corbel" w:hAnsi="Corbel"/>
                <w:sz w:val="20"/>
              </w:rPr>
            </w:pPr>
            <w:r w:rsidRPr="007F03C8">
              <w:rPr>
                <w:rFonts w:ascii="Corbel" w:hAnsi="Corbel"/>
                <w:sz w:val="20"/>
              </w:rPr>
              <w:t>Konsultens analytiska förmå</w:t>
            </w:r>
            <w:r w:rsidR="00C37E8D" w:rsidRPr="007F03C8">
              <w:rPr>
                <w:rFonts w:ascii="Corbel" w:hAnsi="Corbel"/>
                <w:sz w:val="20"/>
              </w:rPr>
              <w:t>ga samt förmåga att arbeta proaktivt</w:t>
            </w:r>
          </w:p>
        </w:tc>
        <w:tc>
          <w:tcPr>
            <w:tcW w:w="3680" w:type="dxa"/>
          </w:tcPr>
          <w:p w14:paraId="70A0AC09" w14:textId="11875DD9" w:rsidR="00812B7D" w:rsidRPr="007F03C8" w:rsidRDefault="00812B7D" w:rsidP="00812B7D">
            <w:pPr>
              <w:rPr>
                <w:rFonts w:ascii="Corbel" w:hAnsi="Corbel" w:cstheme="minorHAnsi"/>
                <w:sz w:val="20"/>
              </w:rPr>
            </w:pPr>
            <w:r w:rsidRPr="007F03C8">
              <w:rPr>
                <w:rFonts w:ascii="Corbel" w:hAnsi="Corbel" w:cstheme="minorHAnsi"/>
                <w:sz w:val="20"/>
              </w:rPr>
              <w:t xml:space="preserve">Mycket Bra: SEK </w:t>
            </w:r>
            <w:r w:rsidR="003033F7">
              <w:rPr>
                <w:rFonts w:ascii="Corbel" w:hAnsi="Corbel" w:cstheme="minorHAnsi"/>
                <w:sz w:val="20"/>
              </w:rPr>
              <w:t>150</w:t>
            </w:r>
          </w:p>
          <w:p w14:paraId="5EF4BE51" w14:textId="77777777" w:rsidR="00812B7D" w:rsidRPr="007F03C8" w:rsidRDefault="00812B7D" w:rsidP="00812B7D">
            <w:pPr>
              <w:rPr>
                <w:rFonts w:ascii="Corbel" w:hAnsi="Corbel" w:cstheme="minorHAnsi"/>
                <w:sz w:val="20"/>
              </w:rPr>
            </w:pPr>
            <w:r w:rsidRPr="007F03C8">
              <w:rPr>
                <w:rFonts w:ascii="Corbel" w:hAnsi="Corbel" w:cstheme="minorHAnsi"/>
                <w:sz w:val="20"/>
              </w:rPr>
              <w:t>Bra: SEK 50</w:t>
            </w:r>
          </w:p>
          <w:p w14:paraId="708000BA" w14:textId="6E361CBD" w:rsidR="00F25469" w:rsidRPr="007F03C8" w:rsidRDefault="00812B7D" w:rsidP="00812B7D">
            <w:pPr>
              <w:rPr>
                <w:rFonts w:ascii="Corbel" w:hAnsi="Corbel" w:cstheme="minorHAnsi"/>
                <w:sz w:val="20"/>
              </w:rPr>
            </w:pPr>
            <w:r w:rsidRPr="007F03C8">
              <w:rPr>
                <w:rFonts w:ascii="Corbel" w:hAnsi="Corbel" w:cstheme="minorHAnsi"/>
                <w:sz w:val="20"/>
              </w:rPr>
              <w:t>Tillför inget mervärde: SEK 0</w:t>
            </w:r>
          </w:p>
        </w:tc>
      </w:tr>
      <w:tr w:rsidR="00737A40" w:rsidRPr="00011DDD" w14:paraId="3F6B1598" w14:textId="77777777" w:rsidTr="000A3397">
        <w:tc>
          <w:tcPr>
            <w:tcW w:w="5382" w:type="dxa"/>
          </w:tcPr>
          <w:p w14:paraId="3BBCAA73" w14:textId="77777777" w:rsidR="00737A40" w:rsidRPr="007F03C8" w:rsidRDefault="00737A40" w:rsidP="000A3397">
            <w:pPr>
              <w:rPr>
                <w:rFonts w:ascii="Corbel" w:hAnsi="Corbel"/>
                <w:sz w:val="20"/>
              </w:rPr>
            </w:pPr>
            <w:r w:rsidRPr="007F03C8">
              <w:rPr>
                <w:rFonts w:ascii="Corbel" w:hAnsi="Corbel"/>
                <w:sz w:val="20"/>
              </w:rPr>
              <w:t>Konsultens förmåga att hantera och kommunicera tidskritiska situationer</w:t>
            </w:r>
          </w:p>
        </w:tc>
        <w:tc>
          <w:tcPr>
            <w:tcW w:w="3680" w:type="dxa"/>
          </w:tcPr>
          <w:p w14:paraId="4FE3D31F" w14:textId="77777777" w:rsidR="00737A40" w:rsidRPr="007F03C8" w:rsidRDefault="00737A40" w:rsidP="000A3397">
            <w:pPr>
              <w:rPr>
                <w:rFonts w:ascii="Corbel" w:hAnsi="Corbel" w:cstheme="minorHAnsi"/>
                <w:sz w:val="20"/>
              </w:rPr>
            </w:pPr>
            <w:r w:rsidRPr="007F03C8">
              <w:rPr>
                <w:rFonts w:ascii="Corbel" w:hAnsi="Corbel" w:cstheme="minorHAnsi"/>
                <w:sz w:val="20"/>
              </w:rPr>
              <w:t>Mycket Bra: SEK 50</w:t>
            </w:r>
          </w:p>
          <w:p w14:paraId="722721D4" w14:textId="77777777" w:rsidR="00737A40" w:rsidRPr="007F03C8" w:rsidRDefault="00737A40" w:rsidP="000A3397">
            <w:pPr>
              <w:rPr>
                <w:rFonts w:ascii="Corbel" w:hAnsi="Corbel" w:cstheme="minorHAnsi"/>
                <w:sz w:val="20"/>
              </w:rPr>
            </w:pPr>
            <w:r w:rsidRPr="007F03C8">
              <w:rPr>
                <w:rFonts w:ascii="Corbel" w:hAnsi="Corbel" w:cstheme="minorHAnsi"/>
                <w:sz w:val="20"/>
              </w:rPr>
              <w:t>Bra: SEK 25</w:t>
            </w:r>
          </w:p>
          <w:p w14:paraId="6249AC7D" w14:textId="77777777" w:rsidR="00737A40" w:rsidRPr="007F03C8" w:rsidRDefault="00737A40" w:rsidP="000A3397">
            <w:pPr>
              <w:rPr>
                <w:rFonts w:ascii="Corbel" w:hAnsi="Corbel" w:cstheme="minorHAnsi"/>
                <w:sz w:val="20"/>
              </w:rPr>
            </w:pPr>
            <w:r w:rsidRPr="007F03C8">
              <w:rPr>
                <w:rFonts w:ascii="Corbel" w:hAnsi="Corbel" w:cstheme="minorHAnsi"/>
                <w:sz w:val="20"/>
              </w:rPr>
              <w:t>Tillför inget mervärde: SEK 0</w:t>
            </w:r>
          </w:p>
        </w:tc>
      </w:tr>
    </w:tbl>
    <w:p w14:paraId="0A284E6D" w14:textId="77777777" w:rsidR="00737A40" w:rsidRPr="007F03C8" w:rsidRDefault="00737A40" w:rsidP="00737A40">
      <w:pPr>
        <w:autoSpaceDE w:val="0"/>
        <w:autoSpaceDN w:val="0"/>
        <w:adjustRightInd w:val="0"/>
        <w:spacing w:after="0" w:line="240" w:lineRule="auto"/>
        <w:rPr>
          <w:rFonts w:ascii="Corbel" w:hAnsi="Corbel"/>
          <w:iCs/>
        </w:rPr>
      </w:pPr>
    </w:p>
    <w:p w14:paraId="475555C8" w14:textId="60058105" w:rsidR="00737A40" w:rsidRPr="007F03C8" w:rsidRDefault="00737A40" w:rsidP="00737A40">
      <w:pPr>
        <w:autoSpaceDE w:val="0"/>
        <w:autoSpaceDN w:val="0"/>
        <w:adjustRightInd w:val="0"/>
        <w:spacing w:after="0" w:line="240" w:lineRule="auto"/>
        <w:rPr>
          <w:rFonts w:ascii="Corbel" w:hAnsi="Corbel"/>
          <w:iCs/>
        </w:rPr>
      </w:pPr>
      <w:r w:rsidRPr="007F03C8">
        <w:rPr>
          <w:rFonts w:ascii="Corbel" w:hAnsi="Corbel"/>
          <w:iCs/>
        </w:rPr>
        <w:t>Definition av möjlig</w:t>
      </w:r>
      <w:r w:rsidR="00126AED" w:rsidRPr="007F03C8">
        <w:rPr>
          <w:rFonts w:ascii="Corbel" w:hAnsi="Corbel"/>
          <w:iCs/>
        </w:rPr>
        <w:t>t</w:t>
      </w:r>
      <w:r w:rsidRPr="007F03C8">
        <w:rPr>
          <w:rFonts w:ascii="Corbel" w:hAnsi="Corbel"/>
          <w:iCs/>
        </w:rPr>
        <w:t xml:space="preserve"> prisavdrag:</w:t>
      </w:r>
    </w:p>
    <w:p w14:paraId="2FC8BD9D" w14:textId="77777777" w:rsidR="00737A40" w:rsidRPr="007F03C8" w:rsidRDefault="00737A40" w:rsidP="00737A40">
      <w:pPr>
        <w:autoSpaceDE w:val="0"/>
        <w:autoSpaceDN w:val="0"/>
        <w:adjustRightInd w:val="0"/>
        <w:spacing w:after="0" w:line="240" w:lineRule="auto"/>
        <w:rPr>
          <w:rFonts w:ascii="Corbel" w:hAnsi="Corbel"/>
          <w:iCs/>
        </w:rPr>
      </w:pPr>
    </w:p>
    <w:p w14:paraId="431EEF5A" w14:textId="77777777" w:rsidR="00737A40" w:rsidRPr="007F03C8" w:rsidRDefault="00737A40" w:rsidP="00737A40">
      <w:pPr>
        <w:pStyle w:val="Liststycke"/>
        <w:numPr>
          <w:ilvl w:val="0"/>
          <w:numId w:val="15"/>
        </w:numPr>
        <w:autoSpaceDE w:val="0"/>
        <w:autoSpaceDN w:val="0"/>
        <w:adjustRightInd w:val="0"/>
        <w:spacing w:after="0" w:line="240" w:lineRule="auto"/>
        <w:rPr>
          <w:rFonts w:ascii="Corbel" w:hAnsi="Corbel"/>
          <w:iCs/>
        </w:rPr>
      </w:pPr>
      <w:r w:rsidRPr="007F03C8">
        <w:rPr>
          <w:rFonts w:ascii="Corbel" w:hAnsi="Corbel"/>
          <w:iCs/>
        </w:rPr>
        <w:t>Mycket bra  - Konsulten visar på mycket god kommunikativ förmåga, formulerar sig mycket väl och förmedlar sina kunskaper på ett mycket tydligt sätt.</w:t>
      </w:r>
    </w:p>
    <w:p w14:paraId="14D115D5" w14:textId="77777777" w:rsidR="00737A40" w:rsidRPr="007F03C8" w:rsidRDefault="00737A40" w:rsidP="00737A40">
      <w:pPr>
        <w:autoSpaceDE w:val="0"/>
        <w:autoSpaceDN w:val="0"/>
        <w:adjustRightInd w:val="0"/>
        <w:spacing w:after="0" w:line="240" w:lineRule="auto"/>
        <w:rPr>
          <w:rFonts w:ascii="Corbel" w:hAnsi="Corbel"/>
          <w:iCs/>
        </w:rPr>
      </w:pPr>
    </w:p>
    <w:p w14:paraId="343F4075" w14:textId="77777777" w:rsidR="00737A40" w:rsidRPr="007F03C8" w:rsidRDefault="00737A40" w:rsidP="00737A40">
      <w:pPr>
        <w:pStyle w:val="Liststycke"/>
        <w:numPr>
          <w:ilvl w:val="0"/>
          <w:numId w:val="15"/>
        </w:numPr>
        <w:autoSpaceDE w:val="0"/>
        <w:autoSpaceDN w:val="0"/>
        <w:adjustRightInd w:val="0"/>
        <w:spacing w:after="0" w:line="240" w:lineRule="auto"/>
        <w:rPr>
          <w:rFonts w:ascii="Corbel" w:hAnsi="Corbel"/>
          <w:iCs/>
        </w:rPr>
      </w:pPr>
      <w:r w:rsidRPr="007F03C8">
        <w:rPr>
          <w:rFonts w:ascii="Corbel" w:hAnsi="Corbel"/>
          <w:iCs/>
        </w:rPr>
        <w:t xml:space="preserve">Bra - Konsulten visar på god kommunikativ förmåga, formulerar sig väl och förmedlar sina kunskaper på ett tydligt sätt. </w:t>
      </w:r>
    </w:p>
    <w:p w14:paraId="79988531" w14:textId="77777777" w:rsidR="00737A40" w:rsidRPr="007F03C8" w:rsidRDefault="00737A40" w:rsidP="00737A40">
      <w:pPr>
        <w:autoSpaceDE w:val="0"/>
        <w:autoSpaceDN w:val="0"/>
        <w:adjustRightInd w:val="0"/>
        <w:spacing w:after="0" w:line="240" w:lineRule="auto"/>
        <w:rPr>
          <w:rFonts w:ascii="Corbel" w:hAnsi="Corbel"/>
          <w:iCs/>
        </w:rPr>
      </w:pPr>
    </w:p>
    <w:p w14:paraId="6B3AADF2" w14:textId="585F1708" w:rsidR="00737A40" w:rsidRPr="007F03C8" w:rsidRDefault="00737A40" w:rsidP="00737A40">
      <w:pPr>
        <w:pStyle w:val="Liststycke"/>
        <w:numPr>
          <w:ilvl w:val="0"/>
          <w:numId w:val="15"/>
        </w:numPr>
        <w:autoSpaceDE w:val="0"/>
        <w:autoSpaceDN w:val="0"/>
        <w:adjustRightInd w:val="0"/>
        <w:spacing w:after="0" w:line="240" w:lineRule="auto"/>
        <w:rPr>
          <w:rFonts w:ascii="Corbel" w:hAnsi="Corbel"/>
          <w:iCs/>
        </w:rPr>
      </w:pPr>
      <w:r w:rsidRPr="007F03C8">
        <w:rPr>
          <w:rFonts w:ascii="Corbel" w:hAnsi="Corbel"/>
          <w:iCs/>
        </w:rPr>
        <w:t>Tillför inget mervärde - Konsulten tillför inget mervärde.</w:t>
      </w:r>
      <w:r w:rsidR="00D92BBC" w:rsidRPr="007F03C8">
        <w:rPr>
          <w:rFonts w:ascii="Corbel" w:hAnsi="Corbel"/>
          <w:iCs/>
        </w:rPr>
        <w:t>]</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4" w:name="_Hlk88816561"/>
          <w:p w14:paraId="1CBC9A2A" w14:textId="28EF29E3" w:rsidR="00F1468C" w:rsidRPr="00011DDD" w:rsidRDefault="00506DBB" w:rsidP="00B06219">
            <w:pPr>
              <w:rPr>
                <w:rFonts w:ascii="Corbel" w:hAnsi="Corbel"/>
                <w:b/>
                <w:bCs/>
              </w:rPr>
            </w:pPr>
            <w:sdt>
              <w:sdtPr>
                <w:rPr>
                  <w:rFonts w:ascii="Corbel" w:hAnsi="Corbel"/>
                </w:rPr>
                <w:id w:val="48824458"/>
                <w:placeholder>
                  <w:docPart w:val="D5B336365DE64C9D81CF5F3CD0E11AD6"/>
                </w:placeholder>
              </w:sdtPr>
              <w:sdtEndPr/>
              <w:sdtContent>
                <w:r w:rsidR="00B66FC1" w:rsidRPr="00DC45E5">
                  <w:rPr>
                    <w:rFonts w:ascii="Corbel" w:hAnsi="Corbel"/>
                  </w:rPr>
                  <w:t>F</w:t>
                </w:r>
                <w:r w:rsidR="001227ED" w:rsidRPr="00DC45E5">
                  <w:t>rivillig avtalsspärr</w:t>
                </w:r>
                <w:r w:rsidR="00B66FC1" w:rsidRPr="00DC45E5">
                  <w:t xml:space="preserve"> tillämpas</w:t>
                </w:r>
                <w:r w:rsidR="00DC45E5" w:rsidRPr="00DC45E5">
                  <w:t>.</w:t>
                </w:r>
                <w:r w:rsidR="001227ED" w:rsidRPr="00DC45E5">
                  <w:t xml:space="preserve"> </w:t>
                </w:r>
                <w:r w:rsidR="00DC45E5" w:rsidRPr="00DC45E5">
                  <w:t xml:space="preserve">SHIS </w:t>
                </w:r>
                <w:r w:rsidR="001227ED" w:rsidRPr="00DC45E5">
                  <w:t>tecknar kontrakt</w:t>
                </w:r>
                <w:r w:rsidR="00DC45E5" w:rsidRPr="00DC45E5">
                  <w:t>et</w:t>
                </w:r>
                <w:r w:rsidR="001227ED" w:rsidRPr="00DC45E5">
                  <w:t xml:space="preserve"> tio kalenderdagar efter fattat tilldelningsbeslut. </w:t>
                </w:r>
              </w:sdtContent>
            </w:sdt>
          </w:p>
        </w:tc>
      </w:tr>
    </w:tbl>
    <w:bookmarkEnd w:id="4"/>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1F9CB7DA" w:rsidR="00B41962" w:rsidRPr="00011DDD" w:rsidRDefault="00506DBB"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DC45E5">
                  <w:rPr>
                    <w:rFonts w:ascii="Corbel" w:hAnsi="Corbel"/>
                  </w:rPr>
                  <w:t>Personuppgifter kommer inte att behandlas inom ramen för uppdraget enligt kontraktet</w:t>
                </w:r>
              </w:sdtContent>
            </w:sdt>
          </w:p>
        </w:tc>
      </w:tr>
      <w:tr w:rsidR="00B41962" w:rsidRPr="00011DDD" w14:paraId="72D0F168" w14:textId="77777777" w:rsidTr="00B06219">
        <w:trPr>
          <w:trHeight w:val="785"/>
        </w:trPr>
        <w:tc>
          <w:tcPr>
            <w:tcW w:w="9493" w:type="dxa"/>
          </w:tcPr>
          <w:p w14:paraId="458050FA" w14:textId="0C91F3E8" w:rsidR="00B41962" w:rsidRPr="00011DDD" w:rsidRDefault="00055852" w:rsidP="00B06219">
            <w:pPr>
              <w:rPr>
                <w:rFonts w:ascii="Corbel" w:hAnsi="Corbel"/>
                <w:b/>
                <w:bCs/>
              </w:rPr>
            </w:pPr>
            <w:r w:rsidRPr="00011DDD">
              <w:rPr>
                <w:rFonts w:ascii="Corbel" w:hAnsi="Corbel"/>
                <w:b/>
                <w:bCs/>
              </w:rPr>
              <w:t>Övrig information</w:t>
            </w:r>
            <w:r w:rsidR="00B41962" w:rsidRPr="00011DDD">
              <w:rPr>
                <w:rFonts w:ascii="Corbel" w:hAnsi="Corbel"/>
                <w:b/>
                <w:bCs/>
              </w:rPr>
              <w:t xml:space="preserve">: </w:t>
            </w:r>
          </w:p>
          <w:p w14:paraId="66AF6C0C" w14:textId="77A9D40D" w:rsidR="00B41962" w:rsidRPr="00011DDD" w:rsidRDefault="00506DBB" w:rsidP="00B06219">
            <w:pPr>
              <w:rPr>
                <w:rFonts w:ascii="Corbel" w:hAnsi="Corbel"/>
                <w:b/>
                <w:bCs/>
              </w:rPr>
            </w:pPr>
            <w:sdt>
              <w:sdtPr>
                <w:rPr>
                  <w:rFonts w:ascii="Corbel" w:hAnsi="Corbel"/>
                </w:rPr>
                <w:id w:val="-1603411689"/>
                <w:placeholder>
                  <w:docPart w:val="CA80FCD9AF384BA1BD20AD614CF2B197"/>
                </w:placeholder>
              </w:sdtPr>
              <w:sdtEndPr/>
              <w:sdtContent>
                <w:r w:rsidR="00CC4438">
                  <w:rPr>
                    <w:rFonts w:ascii="Corbel" w:hAnsi="Corbel"/>
                  </w:rPr>
                  <w:t>Sekretessavtal kommer att tecknas med anlitad konsult.</w:t>
                </w:r>
              </w:sdtContent>
            </w:sdt>
          </w:p>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lastRenderedPageBreak/>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506DBB"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5A2F005D" w14:textId="77777777" w:rsidTr="000A3397">
        <w:tc>
          <w:tcPr>
            <w:tcW w:w="4531" w:type="dxa"/>
          </w:tcPr>
          <w:p w14:paraId="39F77839" w14:textId="0697F029" w:rsidR="00444865" w:rsidRPr="00011DDD" w:rsidRDefault="00506DBB" w:rsidP="000A3397">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4C76B358" w14:textId="77777777" w:rsidTr="000A3397">
        <w:tc>
          <w:tcPr>
            <w:tcW w:w="4531" w:type="dxa"/>
          </w:tcPr>
          <w:p w14:paraId="582DCC78" w14:textId="52A00E32" w:rsidR="00444865" w:rsidRPr="00011DDD" w:rsidRDefault="00506DBB" w:rsidP="000A3397">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5"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506DBB"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5"/>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506DBB"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506DBB"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506DBB"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506DBB"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506DBB"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506DBB"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506DBB"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77777777" w:rsidR="0020154F" w:rsidRDefault="0020154F" w:rsidP="0020154F">
      <w:pPr>
        <w:rPr>
          <w:rFonts w:ascii="Corbel" w:hAnsi="Corbel"/>
        </w:rPr>
      </w:pPr>
      <w:r w:rsidRPr="00011DDD">
        <w:rPr>
          <w:rFonts w:ascii="Corbel" w:hAnsi="Corbel"/>
        </w:rPr>
        <w:t xml:space="preserve">Bilaga [X] – </w:t>
      </w:r>
      <w:r>
        <w:rPr>
          <w:rFonts w:ascii="Corbel" w:hAnsi="Corbel"/>
        </w:rPr>
        <w:t>Utkast till kontrakt</w:t>
      </w:r>
    </w:p>
    <w:p w14:paraId="4CD5734A" w14:textId="13E64EC6" w:rsidR="0020154F" w:rsidRPr="00011DDD" w:rsidRDefault="0020154F" w:rsidP="00DA7E29">
      <w:pPr>
        <w:rPr>
          <w:rFonts w:ascii="Corbel" w:hAnsi="Corbel"/>
        </w:rPr>
      </w:pPr>
      <w:r>
        <w:rPr>
          <w:rFonts w:ascii="Corbel" w:hAnsi="Corbel"/>
        </w:rPr>
        <w:t xml:space="preserve">Bilaga [Y] – </w:t>
      </w:r>
      <w:r w:rsidRPr="00011DDD">
        <w:rPr>
          <w:rFonts w:ascii="Corbel" w:hAnsi="Corbel"/>
        </w:rPr>
        <w:t>Allmänna kontraktsvillkor (inkl. eventuella preciseringar)</w:t>
      </w: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7930468">
    <w:abstractNumId w:val="0"/>
  </w:num>
  <w:num w:numId="2" w16cid:durableId="199322491">
    <w:abstractNumId w:val="13"/>
  </w:num>
  <w:num w:numId="3" w16cid:durableId="1495100898">
    <w:abstractNumId w:val="17"/>
  </w:num>
  <w:num w:numId="4" w16cid:durableId="404837004">
    <w:abstractNumId w:val="2"/>
  </w:num>
  <w:num w:numId="5" w16cid:durableId="1182670320">
    <w:abstractNumId w:val="6"/>
  </w:num>
  <w:num w:numId="6" w16cid:durableId="1739933755">
    <w:abstractNumId w:val="11"/>
  </w:num>
  <w:num w:numId="7" w16cid:durableId="1085416474">
    <w:abstractNumId w:val="7"/>
  </w:num>
  <w:num w:numId="8" w16cid:durableId="1467696941">
    <w:abstractNumId w:val="16"/>
  </w:num>
  <w:num w:numId="9" w16cid:durableId="1964725442">
    <w:abstractNumId w:val="9"/>
  </w:num>
  <w:num w:numId="10" w16cid:durableId="1771390091">
    <w:abstractNumId w:val="5"/>
  </w:num>
  <w:num w:numId="11" w16cid:durableId="1703358848">
    <w:abstractNumId w:val="14"/>
  </w:num>
  <w:num w:numId="12" w16cid:durableId="290672373">
    <w:abstractNumId w:val="15"/>
  </w:num>
  <w:num w:numId="13" w16cid:durableId="947547037">
    <w:abstractNumId w:val="4"/>
  </w:num>
  <w:num w:numId="14" w16cid:durableId="1607419777">
    <w:abstractNumId w:val="8"/>
  </w:num>
  <w:num w:numId="15" w16cid:durableId="840390137">
    <w:abstractNumId w:val="18"/>
  </w:num>
  <w:num w:numId="16" w16cid:durableId="1218739187">
    <w:abstractNumId w:val="12"/>
  </w:num>
  <w:num w:numId="17" w16cid:durableId="1148668862">
    <w:abstractNumId w:val="1"/>
  </w:num>
  <w:num w:numId="18" w16cid:durableId="697438289">
    <w:abstractNumId w:val="3"/>
  </w:num>
  <w:num w:numId="19" w16cid:durableId="79097838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a Maria Röstlund">
    <w15:presenceInfo w15:providerId="AD" w15:userId="S::Anna-Maria.Rostlund@shis.se::f8e26845-7c85-46e8-bd8e-781475ab68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5E"/>
    <w:rsid w:val="000328BF"/>
    <w:rsid w:val="00032997"/>
    <w:rsid w:val="00034608"/>
    <w:rsid w:val="00037D7A"/>
    <w:rsid w:val="00055852"/>
    <w:rsid w:val="00056076"/>
    <w:rsid w:val="00072715"/>
    <w:rsid w:val="000747AB"/>
    <w:rsid w:val="0007663F"/>
    <w:rsid w:val="00077C05"/>
    <w:rsid w:val="00086B17"/>
    <w:rsid w:val="00094B2F"/>
    <w:rsid w:val="000A2895"/>
    <w:rsid w:val="000A4745"/>
    <w:rsid w:val="000A6F99"/>
    <w:rsid w:val="000B3693"/>
    <w:rsid w:val="000B7337"/>
    <w:rsid w:val="000C64C4"/>
    <w:rsid w:val="000D7966"/>
    <w:rsid w:val="0010002B"/>
    <w:rsid w:val="001028C8"/>
    <w:rsid w:val="001227ED"/>
    <w:rsid w:val="00123A16"/>
    <w:rsid w:val="00126AED"/>
    <w:rsid w:val="00134A7F"/>
    <w:rsid w:val="00146B14"/>
    <w:rsid w:val="0015117C"/>
    <w:rsid w:val="0015395A"/>
    <w:rsid w:val="00153B30"/>
    <w:rsid w:val="00154186"/>
    <w:rsid w:val="001546DC"/>
    <w:rsid w:val="00163FDE"/>
    <w:rsid w:val="001701D6"/>
    <w:rsid w:val="001871D3"/>
    <w:rsid w:val="001910F1"/>
    <w:rsid w:val="00191F11"/>
    <w:rsid w:val="0019511F"/>
    <w:rsid w:val="00195765"/>
    <w:rsid w:val="001B5E10"/>
    <w:rsid w:val="001C7BCC"/>
    <w:rsid w:val="001D214C"/>
    <w:rsid w:val="001E6688"/>
    <w:rsid w:val="001E73E9"/>
    <w:rsid w:val="001F2DA0"/>
    <w:rsid w:val="0020154F"/>
    <w:rsid w:val="00205780"/>
    <w:rsid w:val="00211BB8"/>
    <w:rsid w:val="00213163"/>
    <w:rsid w:val="002310D7"/>
    <w:rsid w:val="00234646"/>
    <w:rsid w:val="00246D48"/>
    <w:rsid w:val="00253A5F"/>
    <w:rsid w:val="00254938"/>
    <w:rsid w:val="002601B1"/>
    <w:rsid w:val="002623EC"/>
    <w:rsid w:val="002657A1"/>
    <w:rsid w:val="0027033D"/>
    <w:rsid w:val="00283AAC"/>
    <w:rsid w:val="002947F1"/>
    <w:rsid w:val="00294E78"/>
    <w:rsid w:val="002A5C1D"/>
    <w:rsid w:val="002B1142"/>
    <w:rsid w:val="002B3597"/>
    <w:rsid w:val="002C00A7"/>
    <w:rsid w:val="002C5E3E"/>
    <w:rsid w:val="002D06D1"/>
    <w:rsid w:val="002D2837"/>
    <w:rsid w:val="002E47D0"/>
    <w:rsid w:val="002F3173"/>
    <w:rsid w:val="003033F7"/>
    <w:rsid w:val="00307221"/>
    <w:rsid w:val="0031339F"/>
    <w:rsid w:val="0031407F"/>
    <w:rsid w:val="00321FE5"/>
    <w:rsid w:val="003272F4"/>
    <w:rsid w:val="003344DE"/>
    <w:rsid w:val="00347FBC"/>
    <w:rsid w:val="00352826"/>
    <w:rsid w:val="00356362"/>
    <w:rsid w:val="00357AF8"/>
    <w:rsid w:val="0036441F"/>
    <w:rsid w:val="00366542"/>
    <w:rsid w:val="003669B0"/>
    <w:rsid w:val="00374A29"/>
    <w:rsid w:val="00376516"/>
    <w:rsid w:val="0039448D"/>
    <w:rsid w:val="00395EF9"/>
    <w:rsid w:val="003A228F"/>
    <w:rsid w:val="003B0894"/>
    <w:rsid w:val="003B5AD3"/>
    <w:rsid w:val="003D23C3"/>
    <w:rsid w:val="003D330B"/>
    <w:rsid w:val="003D57A6"/>
    <w:rsid w:val="003D6169"/>
    <w:rsid w:val="003D79A2"/>
    <w:rsid w:val="003E0EFA"/>
    <w:rsid w:val="003F3456"/>
    <w:rsid w:val="003F6188"/>
    <w:rsid w:val="003F7191"/>
    <w:rsid w:val="004001B7"/>
    <w:rsid w:val="00411B69"/>
    <w:rsid w:val="00424613"/>
    <w:rsid w:val="00435671"/>
    <w:rsid w:val="0043598F"/>
    <w:rsid w:val="0043746F"/>
    <w:rsid w:val="004431A7"/>
    <w:rsid w:val="00444865"/>
    <w:rsid w:val="00455523"/>
    <w:rsid w:val="00462BC4"/>
    <w:rsid w:val="00465D8D"/>
    <w:rsid w:val="00467B9D"/>
    <w:rsid w:val="00470B33"/>
    <w:rsid w:val="00471220"/>
    <w:rsid w:val="00474BA0"/>
    <w:rsid w:val="004816BF"/>
    <w:rsid w:val="00487297"/>
    <w:rsid w:val="00490A33"/>
    <w:rsid w:val="0049347E"/>
    <w:rsid w:val="004A5483"/>
    <w:rsid w:val="004B5CC7"/>
    <w:rsid w:val="004B72AA"/>
    <w:rsid w:val="004C0C71"/>
    <w:rsid w:val="004C7B34"/>
    <w:rsid w:val="004D78AE"/>
    <w:rsid w:val="004E607D"/>
    <w:rsid w:val="004F5181"/>
    <w:rsid w:val="004F68C5"/>
    <w:rsid w:val="005021F0"/>
    <w:rsid w:val="0050583A"/>
    <w:rsid w:val="00506DBB"/>
    <w:rsid w:val="00511350"/>
    <w:rsid w:val="00512633"/>
    <w:rsid w:val="005164E0"/>
    <w:rsid w:val="00527E14"/>
    <w:rsid w:val="0053233F"/>
    <w:rsid w:val="00532E37"/>
    <w:rsid w:val="00542A8B"/>
    <w:rsid w:val="00547263"/>
    <w:rsid w:val="00547864"/>
    <w:rsid w:val="005534CB"/>
    <w:rsid w:val="005551F8"/>
    <w:rsid w:val="00562CCD"/>
    <w:rsid w:val="005656D9"/>
    <w:rsid w:val="00566052"/>
    <w:rsid w:val="0057465F"/>
    <w:rsid w:val="00596EAF"/>
    <w:rsid w:val="005A17FB"/>
    <w:rsid w:val="005A46FB"/>
    <w:rsid w:val="005C5F27"/>
    <w:rsid w:val="005C771A"/>
    <w:rsid w:val="005D65C6"/>
    <w:rsid w:val="005D76BF"/>
    <w:rsid w:val="005E09A0"/>
    <w:rsid w:val="005E1E6A"/>
    <w:rsid w:val="005E3FAC"/>
    <w:rsid w:val="005F0A18"/>
    <w:rsid w:val="005F19A8"/>
    <w:rsid w:val="005F2018"/>
    <w:rsid w:val="005F42B2"/>
    <w:rsid w:val="005F70D8"/>
    <w:rsid w:val="00602DBD"/>
    <w:rsid w:val="006047A3"/>
    <w:rsid w:val="00625CAF"/>
    <w:rsid w:val="006271B6"/>
    <w:rsid w:val="00631B8E"/>
    <w:rsid w:val="00641B07"/>
    <w:rsid w:val="00647CEE"/>
    <w:rsid w:val="00650393"/>
    <w:rsid w:val="00650BA3"/>
    <w:rsid w:val="00660317"/>
    <w:rsid w:val="006617C1"/>
    <w:rsid w:val="00672609"/>
    <w:rsid w:val="00674E1A"/>
    <w:rsid w:val="006838A1"/>
    <w:rsid w:val="0069117D"/>
    <w:rsid w:val="00692416"/>
    <w:rsid w:val="00693A0A"/>
    <w:rsid w:val="006A4BFB"/>
    <w:rsid w:val="006C036C"/>
    <w:rsid w:val="006C2CB4"/>
    <w:rsid w:val="006C3148"/>
    <w:rsid w:val="006C3209"/>
    <w:rsid w:val="006C5478"/>
    <w:rsid w:val="006C6098"/>
    <w:rsid w:val="006E2C5C"/>
    <w:rsid w:val="006E2FF5"/>
    <w:rsid w:val="006E71BE"/>
    <w:rsid w:val="006F0DB8"/>
    <w:rsid w:val="006F5874"/>
    <w:rsid w:val="00704BE8"/>
    <w:rsid w:val="007076D2"/>
    <w:rsid w:val="00710EF6"/>
    <w:rsid w:val="007113C9"/>
    <w:rsid w:val="00711868"/>
    <w:rsid w:val="0071728B"/>
    <w:rsid w:val="007220D0"/>
    <w:rsid w:val="00735763"/>
    <w:rsid w:val="00735A0A"/>
    <w:rsid w:val="00737A40"/>
    <w:rsid w:val="007564AD"/>
    <w:rsid w:val="00777E3B"/>
    <w:rsid w:val="00785CF2"/>
    <w:rsid w:val="007A46A6"/>
    <w:rsid w:val="007B5ACA"/>
    <w:rsid w:val="007B5BCA"/>
    <w:rsid w:val="007C43DC"/>
    <w:rsid w:val="007C57BA"/>
    <w:rsid w:val="007D7C45"/>
    <w:rsid w:val="007E11E8"/>
    <w:rsid w:val="007E1470"/>
    <w:rsid w:val="007F03C8"/>
    <w:rsid w:val="007F39E0"/>
    <w:rsid w:val="007F485F"/>
    <w:rsid w:val="007F4F73"/>
    <w:rsid w:val="007F5CBD"/>
    <w:rsid w:val="007F730E"/>
    <w:rsid w:val="007F75AB"/>
    <w:rsid w:val="00807923"/>
    <w:rsid w:val="00812B7D"/>
    <w:rsid w:val="00813F9E"/>
    <w:rsid w:val="008147F7"/>
    <w:rsid w:val="0082285F"/>
    <w:rsid w:val="00825D59"/>
    <w:rsid w:val="0083153B"/>
    <w:rsid w:val="0083334A"/>
    <w:rsid w:val="00842EF4"/>
    <w:rsid w:val="0086324F"/>
    <w:rsid w:val="0086692E"/>
    <w:rsid w:val="00870140"/>
    <w:rsid w:val="00881709"/>
    <w:rsid w:val="00882628"/>
    <w:rsid w:val="008908BD"/>
    <w:rsid w:val="00893048"/>
    <w:rsid w:val="008968ED"/>
    <w:rsid w:val="008C33BE"/>
    <w:rsid w:val="008D2FC0"/>
    <w:rsid w:val="008D58F8"/>
    <w:rsid w:val="008E0C94"/>
    <w:rsid w:val="008E7B8F"/>
    <w:rsid w:val="0091102D"/>
    <w:rsid w:val="009140DC"/>
    <w:rsid w:val="009174BB"/>
    <w:rsid w:val="0092047D"/>
    <w:rsid w:val="00934076"/>
    <w:rsid w:val="009361EC"/>
    <w:rsid w:val="00940E10"/>
    <w:rsid w:val="00947270"/>
    <w:rsid w:val="00947363"/>
    <w:rsid w:val="00955298"/>
    <w:rsid w:val="00961B2F"/>
    <w:rsid w:val="009646DB"/>
    <w:rsid w:val="0097034C"/>
    <w:rsid w:val="00970E9E"/>
    <w:rsid w:val="0098189A"/>
    <w:rsid w:val="009859C0"/>
    <w:rsid w:val="00986756"/>
    <w:rsid w:val="009868A2"/>
    <w:rsid w:val="009B18FB"/>
    <w:rsid w:val="009B4E03"/>
    <w:rsid w:val="009C2FB4"/>
    <w:rsid w:val="009C3E97"/>
    <w:rsid w:val="009D038E"/>
    <w:rsid w:val="009D6637"/>
    <w:rsid w:val="009D71F8"/>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3792D"/>
    <w:rsid w:val="00A419D3"/>
    <w:rsid w:val="00A436D9"/>
    <w:rsid w:val="00A51ED0"/>
    <w:rsid w:val="00A5645C"/>
    <w:rsid w:val="00A63EF8"/>
    <w:rsid w:val="00A647A6"/>
    <w:rsid w:val="00A64ACB"/>
    <w:rsid w:val="00A66DB6"/>
    <w:rsid w:val="00A70225"/>
    <w:rsid w:val="00A80748"/>
    <w:rsid w:val="00A8153C"/>
    <w:rsid w:val="00A84E5E"/>
    <w:rsid w:val="00A959EA"/>
    <w:rsid w:val="00AA1A0D"/>
    <w:rsid w:val="00AB6AEA"/>
    <w:rsid w:val="00AC0E3A"/>
    <w:rsid w:val="00AC12AD"/>
    <w:rsid w:val="00AC2D29"/>
    <w:rsid w:val="00AD58E9"/>
    <w:rsid w:val="00AE12BB"/>
    <w:rsid w:val="00AF0B99"/>
    <w:rsid w:val="00AF20AD"/>
    <w:rsid w:val="00AF4297"/>
    <w:rsid w:val="00AF4E39"/>
    <w:rsid w:val="00AF59D5"/>
    <w:rsid w:val="00B00BE2"/>
    <w:rsid w:val="00B05092"/>
    <w:rsid w:val="00B06A08"/>
    <w:rsid w:val="00B071AE"/>
    <w:rsid w:val="00B2658C"/>
    <w:rsid w:val="00B34957"/>
    <w:rsid w:val="00B36600"/>
    <w:rsid w:val="00B41962"/>
    <w:rsid w:val="00B43D2D"/>
    <w:rsid w:val="00B60B24"/>
    <w:rsid w:val="00B64EBC"/>
    <w:rsid w:val="00B66D7F"/>
    <w:rsid w:val="00B66FC1"/>
    <w:rsid w:val="00B821A0"/>
    <w:rsid w:val="00B8249A"/>
    <w:rsid w:val="00B824F9"/>
    <w:rsid w:val="00B8553D"/>
    <w:rsid w:val="00B912E8"/>
    <w:rsid w:val="00BA1A74"/>
    <w:rsid w:val="00BB12C5"/>
    <w:rsid w:val="00BC75BA"/>
    <w:rsid w:val="00BD3BEC"/>
    <w:rsid w:val="00BF04FC"/>
    <w:rsid w:val="00BF519C"/>
    <w:rsid w:val="00BF7110"/>
    <w:rsid w:val="00C01DAF"/>
    <w:rsid w:val="00C12E29"/>
    <w:rsid w:val="00C23029"/>
    <w:rsid w:val="00C230B3"/>
    <w:rsid w:val="00C26B9D"/>
    <w:rsid w:val="00C37E8D"/>
    <w:rsid w:val="00C42D37"/>
    <w:rsid w:val="00C44C97"/>
    <w:rsid w:val="00C465D7"/>
    <w:rsid w:val="00C57367"/>
    <w:rsid w:val="00C72592"/>
    <w:rsid w:val="00C74085"/>
    <w:rsid w:val="00C75A58"/>
    <w:rsid w:val="00C76B96"/>
    <w:rsid w:val="00C8063E"/>
    <w:rsid w:val="00C815F4"/>
    <w:rsid w:val="00C93777"/>
    <w:rsid w:val="00C95F5B"/>
    <w:rsid w:val="00C9635D"/>
    <w:rsid w:val="00C978F0"/>
    <w:rsid w:val="00CA4299"/>
    <w:rsid w:val="00CB0684"/>
    <w:rsid w:val="00CC1719"/>
    <w:rsid w:val="00CC4438"/>
    <w:rsid w:val="00CC6020"/>
    <w:rsid w:val="00CC6E1D"/>
    <w:rsid w:val="00CD194C"/>
    <w:rsid w:val="00CE663A"/>
    <w:rsid w:val="00CF78FB"/>
    <w:rsid w:val="00D031D1"/>
    <w:rsid w:val="00D05FE0"/>
    <w:rsid w:val="00D11703"/>
    <w:rsid w:val="00D1209D"/>
    <w:rsid w:val="00D1422D"/>
    <w:rsid w:val="00D203FD"/>
    <w:rsid w:val="00D331D9"/>
    <w:rsid w:val="00D3723E"/>
    <w:rsid w:val="00D46553"/>
    <w:rsid w:val="00D46DA8"/>
    <w:rsid w:val="00D46F1D"/>
    <w:rsid w:val="00D515CB"/>
    <w:rsid w:val="00D52684"/>
    <w:rsid w:val="00D52E79"/>
    <w:rsid w:val="00D53A97"/>
    <w:rsid w:val="00D6158E"/>
    <w:rsid w:val="00D666A8"/>
    <w:rsid w:val="00D67A2C"/>
    <w:rsid w:val="00D726C0"/>
    <w:rsid w:val="00D755A3"/>
    <w:rsid w:val="00D83A5D"/>
    <w:rsid w:val="00D85099"/>
    <w:rsid w:val="00D8782F"/>
    <w:rsid w:val="00D90603"/>
    <w:rsid w:val="00D92BBC"/>
    <w:rsid w:val="00DA7E29"/>
    <w:rsid w:val="00DB6380"/>
    <w:rsid w:val="00DC2365"/>
    <w:rsid w:val="00DC2DAB"/>
    <w:rsid w:val="00DC45E5"/>
    <w:rsid w:val="00DD61C6"/>
    <w:rsid w:val="00DE0115"/>
    <w:rsid w:val="00DE69AA"/>
    <w:rsid w:val="00DF0C89"/>
    <w:rsid w:val="00DF40F4"/>
    <w:rsid w:val="00E012D9"/>
    <w:rsid w:val="00E04848"/>
    <w:rsid w:val="00E11713"/>
    <w:rsid w:val="00E11CAF"/>
    <w:rsid w:val="00E136B9"/>
    <w:rsid w:val="00E1690A"/>
    <w:rsid w:val="00E21029"/>
    <w:rsid w:val="00E232C7"/>
    <w:rsid w:val="00E33BA0"/>
    <w:rsid w:val="00E67E15"/>
    <w:rsid w:val="00E70910"/>
    <w:rsid w:val="00E760E3"/>
    <w:rsid w:val="00E80659"/>
    <w:rsid w:val="00E821E1"/>
    <w:rsid w:val="00E854F1"/>
    <w:rsid w:val="00E907D6"/>
    <w:rsid w:val="00E933F8"/>
    <w:rsid w:val="00E96AD9"/>
    <w:rsid w:val="00E97974"/>
    <w:rsid w:val="00EA063B"/>
    <w:rsid w:val="00EA0769"/>
    <w:rsid w:val="00EA4742"/>
    <w:rsid w:val="00EA6A8A"/>
    <w:rsid w:val="00EC4A5B"/>
    <w:rsid w:val="00EC4E5E"/>
    <w:rsid w:val="00EC77C8"/>
    <w:rsid w:val="00EE442A"/>
    <w:rsid w:val="00EE47F2"/>
    <w:rsid w:val="00EE73BC"/>
    <w:rsid w:val="00EF1984"/>
    <w:rsid w:val="00F0547E"/>
    <w:rsid w:val="00F1123F"/>
    <w:rsid w:val="00F1468C"/>
    <w:rsid w:val="00F15711"/>
    <w:rsid w:val="00F15BED"/>
    <w:rsid w:val="00F211B7"/>
    <w:rsid w:val="00F213B4"/>
    <w:rsid w:val="00F25469"/>
    <w:rsid w:val="00F30707"/>
    <w:rsid w:val="00F321D0"/>
    <w:rsid w:val="00F36D1D"/>
    <w:rsid w:val="00F424F6"/>
    <w:rsid w:val="00F53732"/>
    <w:rsid w:val="00F53A47"/>
    <w:rsid w:val="00F61C06"/>
    <w:rsid w:val="00F61F61"/>
    <w:rsid w:val="00F75883"/>
    <w:rsid w:val="00F80899"/>
    <w:rsid w:val="00F81382"/>
    <w:rsid w:val="00F94BE4"/>
    <w:rsid w:val="00F95A54"/>
    <w:rsid w:val="00FA2B5F"/>
    <w:rsid w:val="00FA2F46"/>
    <w:rsid w:val="00FB25C1"/>
    <w:rsid w:val="00FB3D74"/>
    <w:rsid w:val="00FB67C1"/>
    <w:rsid w:val="00FB732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character" w:customStyle="1" w:styleId="si-textfield1">
    <w:name w:val="si-textfield1"/>
    <w:basedOn w:val="Standardstycketeckensnitt"/>
    <w:rsid w:val="00246D48"/>
    <w:rPr>
      <w:rFonts w:ascii="Segoe UI" w:hAnsi="Segoe UI" w:cs="Segoe UI" w:hint="default"/>
    </w:rPr>
  </w:style>
  <w:style w:type="paragraph" w:styleId="Ingetavstnd">
    <w:name w:val="No Spacing"/>
    <w:uiPriority w:val="1"/>
    <w:qFormat/>
    <w:rsid w:val="001871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microsoft.com/office/2011/relationships/people" Target="peop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2.xml"/><Relationship Id="rId5" Type="http://schemas.openxmlformats.org/officeDocument/2006/relationships/hyperlink" Target="https://www.socialstyrelsen.se/globalassets/sharepoint-dokument/artikelkatalog/handbocker/2021-12-7658.pdf"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A3894DBD8745493998512652766D3523"/>
        <w:category>
          <w:name w:val="Allmänt"/>
          <w:gallery w:val="placeholder"/>
        </w:category>
        <w:types>
          <w:type w:val="bbPlcHdr"/>
        </w:types>
        <w:behaviors>
          <w:behavior w:val="content"/>
        </w:behaviors>
        <w:guid w:val="{93EE99A3-9000-4170-BD48-0099D2372C5B}"/>
      </w:docPartPr>
      <w:docPartBody>
        <w:p w:rsidR="001F0E4B" w:rsidRDefault="00167459" w:rsidP="00167459">
          <w:pPr>
            <w:pStyle w:val="A3894DBD8745493998512652766D3523"/>
          </w:pPr>
          <w:r w:rsidRPr="00011DDD">
            <w:rPr>
              <w:rStyle w:val="Platshllartext"/>
              <w:rFonts w:ascii="Corbel" w:hAnsi="Corbel"/>
              <w:sz w:val="20"/>
            </w:rPr>
            <w:t>Klicka eller tryck här för att ange text.</w:t>
          </w:r>
        </w:p>
      </w:docPartBody>
    </w:docPart>
    <w:docPart>
      <w:docPartPr>
        <w:name w:val="698F31D6A80547D5B0EA8407BB8A2685"/>
        <w:category>
          <w:name w:val="Allmänt"/>
          <w:gallery w:val="placeholder"/>
        </w:category>
        <w:types>
          <w:type w:val="bbPlcHdr"/>
        </w:types>
        <w:behaviors>
          <w:behavior w:val="content"/>
        </w:behaviors>
        <w:guid w:val="{2BA552E7-BF33-423C-BBAD-329FF46DB489}"/>
      </w:docPartPr>
      <w:docPartBody>
        <w:p w:rsidR="001F0E4B" w:rsidRDefault="00167459" w:rsidP="00167459">
          <w:pPr>
            <w:pStyle w:val="698F31D6A80547D5B0EA8407BB8A2685"/>
          </w:pPr>
          <w:r w:rsidRPr="00011DDD">
            <w:rPr>
              <w:rStyle w:val="Platshllartext"/>
              <w:rFonts w:ascii="Corbel" w:hAnsi="Corbel" w:cstheme="minorHAnsi"/>
              <w:sz w:val="20"/>
            </w:rPr>
            <w:t>Klicka eller tryck här för att ange text.</w:t>
          </w:r>
        </w:p>
      </w:docPartBody>
    </w:docPart>
    <w:docPart>
      <w:docPartPr>
        <w:name w:val="B187864EE9464C6EBC2424D0CC9EFAF4"/>
        <w:category>
          <w:name w:val="Allmänt"/>
          <w:gallery w:val="placeholder"/>
        </w:category>
        <w:types>
          <w:type w:val="bbPlcHdr"/>
        </w:types>
        <w:behaviors>
          <w:behavior w:val="content"/>
        </w:behaviors>
        <w:guid w:val="{D28E84EF-1E27-4621-9E3E-40949BDFA967}"/>
      </w:docPartPr>
      <w:docPartBody>
        <w:p w:rsidR="001F0E4B" w:rsidRDefault="00167459" w:rsidP="00167459">
          <w:pPr>
            <w:pStyle w:val="B187864EE9464C6EBC2424D0CC9EFAF4"/>
          </w:pPr>
          <w:r w:rsidRPr="00011DDD">
            <w:rPr>
              <w:rStyle w:val="Platshllartext"/>
              <w:rFonts w:ascii="Corbel" w:hAnsi="Corbel" w:cstheme="minorHAnsi"/>
              <w:sz w:val="20"/>
            </w:rPr>
            <w:t>Klicka eller tryck här för att ange text.</w:t>
          </w:r>
        </w:p>
      </w:docPartBody>
    </w:docPart>
    <w:docPart>
      <w:docPartPr>
        <w:name w:val="EC8D65D7F365471F824D15C56A2D3681"/>
        <w:category>
          <w:name w:val="Allmänt"/>
          <w:gallery w:val="placeholder"/>
        </w:category>
        <w:types>
          <w:type w:val="bbPlcHdr"/>
        </w:types>
        <w:behaviors>
          <w:behavior w:val="content"/>
        </w:behaviors>
        <w:guid w:val="{E46FC6D4-29A0-40DA-8609-9A76A404D9CA}"/>
      </w:docPartPr>
      <w:docPartBody>
        <w:p w:rsidR="001F0E4B" w:rsidRDefault="00167459" w:rsidP="00167459">
          <w:pPr>
            <w:pStyle w:val="EC8D65D7F365471F824D15C56A2D3681"/>
          </w:pPr>
          <w:r w:rsidRPr="00011DDD">
            <w:rPr>
              <w:rStyle w:val="Platshllartext"/>
              <w:rFonts w:ascii="Corbel" w:hAnsi="Corbel" w:cstheme="minorHAnsi"/>
              <w:sz w:val="20"/>
            </w:rPr>
            <w:t>Klicka eller tryck här för att ange text.</w:t>
          </w:r>
        </w:p>
      </w:docPartBody>
    </w:docPart>
    <w:docPart>
      <w:docPartPr>
        <w:name w:val="6ADAD20C875D442F927E8513D730BD16"/>
        <w:category>
          <w:name w:val="Allmänt"/>
          <w:gallery w:val="placeholder"/>
        </w:category>
        <w:types>
          <w:type w:val="bbPlcHdr"/>
        </w:types>
        <w:behaviors>
          <w:behavior w:val="content"/>
        </w:behaviors>
        <w:guid w:val="{8161A547-4FD1-40DD-853C-721C930369BE}"/>
      </w:docPartPr>
      <w:docPartBody>
        <w:p w:rsidR="001F0E4B" w:rsidRDefault="00167459" w:rsidP="00167459">
          <w:pPr>
            <w:pStyle w:val="6ADAD20C875D442F927E8513D730BD16"/>
          </w:pPr>
          <w:r w:rsidRPr="00011DDD">
            <w:rPr>
              <w:rStyle w:val="Platshllartext"/>
              <w:rFonts w:ascii="Corbel" w:hAnsi="Corbel" w:cstheme="minorHAnsi"/>
              <w:sz w:val="20"/>
            </w:rPr>
            <w:t>Klicka eller tryck här för att ange text.</w:t>
          </w:r>
        </w:p>
      </w:docPartBody>
    </w:docPart>
    <w:docPart>
      <w:docPartPr>
        <w:name w:val="6777B30AE2DD46EDAB30F1BF9A6F41F4"/>
        <w:category>
          <w:name w:val="Allmänt"/>
          <w:gallery w:val="placeholder"/>
        </w:category>
        <w:types>
          <w:type w:val="bbPlcHdr"/>
        </w:types>
        <w:behaviors>
          <w:behavior w:val="content"/>
        </w:behaviors>
        <w:guid w:val="{3BE7B3AE-9C95-4B58-8E44-B15AE82763F5}"/>
      </w:docPartPr>
      <w:docPartBody>
        <w:p w:rsidR="001F0E4B" w:rsidRDefault="00167459" w:rsidP="00167459">
          <w:pPr>
            <w:pStyle w:val="6777B30AE2DD46EDAB30F1BF9A6F41F4"/>
          </w:pPr>
          <w:r w:rsidRPr="00011DDD">
            <w:rPr>
              <w:rStyle w:val="Platshllartext"/>
              <w:rFonts w:ascii="Corbel" w:hAnsi="Corbel" w:cstheme="minorHAnsi"/>
              <w:sz w:val="20"/>
            </w:rPr>
            <w:t>Klicka eller tryck här för att ange text.</w:t>
          </w:r>
        </w:p>
      </w:docPartBody>
    </w:docPart>
    <w:docPart>
      <w:docPartPr>
        <w:name w:val="F0D77AAF3C0E41FBAC0255FDBE48F74F"/>
        <w:category>
          <w:name w:val="Allmänt"/>
          <w:gallery w:val="placeholder"/>
        </w:category>
        <w:types>
          <w:type w:val="bbPlcHdr"/>
        </w:types>
        <w:behaviors>
          <w:behavior w:val="content"/>
        </w:behaviors>
        <w:guid w:val="{49507ED6-91EB-494E-BEC8-BF8A4503CBD3}"/>
      </w:docPartPr>
      <w:docPartBody>
        <w:p w:rsidR="001F0E4B" w:rsidRDefault="00167459" w:rsidP="00167459">
          <w:pPr>
            <w:pStyle w:val="F0D77AAF3C0E41FBAC0255FDBE48F74F"/>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167459"/>
    <w:rsid w:val="00196552"/>
    <w:rsid w:val="001F0E4B"/>
    <w:rsid w:val="00370EC9"/>
    <w:rsid w:val="00493D01"/>
    <w:rsid w:val="004B52A4"/>
    <w:rsid w:val="005F7B26"/>
    <w:rsid w:val="00685135"/>
    <w:rsid w:val="007B127A"/>
    <w:rsid w:val="00880F8C"/>
    <w:rsid w:val="00905E64"/>
    <w:rsid w:val="009403FF"/>
    <w:rsid w:val="00971B96"/>
    <w:rsid w:val="00995E2D"/>
    <w:rsid w:val="00BB36C2"/>
    <w:rsid w:val="00CC4670"/>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167459"/>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A3894DBD8745493998512652766D3523">
    <w:name w:val="A3894DBD8745493998512652766D3523"/>
    <w:rsid w:val="00167459"/>
  </w:style>
  <w:style w:type="paragraph" w:customStyle="1" w:styleId="698F31D6A80547D5B0EA8407BB8A2685">
    <w:name w:val="698F31D6A80547D5B0EA8407BB8A2685"/>
    <w:rsid w:val="00167459"/>
  </w:style>
  <w:style w:type="paragraph" w:customStyle="1" w:styleId="B187864EE9464C6EBC2424D0CC9EFAF4">
    <w:name w:val="B187864EE9464C6EBC2424D0CC9EFAF4"/>
    <w:rsid w:val="00167459"/>
  </w:style>
  <w:style w:type="paragraph" w:customStyle="1" w:styleId="EC8D65D7F365471F824D15C56A2D3681">
    <w:name w:val="EC8D65D7F365471F824D15C56A2D3681"/>
    <w:rsid w:val="00167459"/>
  </w:style>
  <w:style w:type="paragraph" w:customStyle="1" w:styleId="6ADAD20C875D442F927E8513D730BD16">
    <w:name w:val="6ADAD20C875D442F927E8513D730BD16"/>
    <w:rsid w:val="00167459"/>
  </w:style>
  <w:style w:type="paragraph" w:customStyle="1" w:styleId="6777B30AE2DD46EDAB30F1BF9A6F41F4">
    <w:name w:val="6777B30AE2DD46EDAB30F1BF9A6F41F4"/>
    <w:rsid w:val="00167459"/>
  </w:style>
  <w:style w:type="paragraph" w:customStyle="1" w:styleId="5B10D08DF68A4D049D324A052A37EE8D">
    <w:name w:val="5B10D08DF68A4D049D324A052A37EE8D"/>
    <w:rsid w:val="00167459"/>
  </w:style>
  <w:style w:type="paragraph" w:customStyle="1" w:styleId="1241AD866799481ABA67106D8289EBCE">
    <w:name w:val="1241AD866799481ABA67106D8289EBCE"/>
    <w:rsid w:val="00167459"/>
  </w:style>
  <w:style w:type="paragraph" w:customStyle="1" w:styleId="D325679774384C63820516C41D1A5213">
    <w:name w:val="D325679774384C63820516C41D1A5213"/>
    <w:rsid w:val="00167459"/>
  </w:style>
  <w:style w:type="paragraph" w:customStyle="1" w:styleId="BE1C104963E14FE8861788E2430829FD">
    <w:name w:val="BE1C104963E14FE8861788E2430829FD"/>
    <w:rsid w:val="00167459"/>
  </w:style>
  <w:style w:type="paragraph" w:customStyle="1" w:styleId="225DE30B81D44910ADF51B316D3087D2">
    <w:name w:val="225DE30B81D44910ADF51B316D3087D2"/>
    <w:rsid w:val="00167459"/>
  </w:style>
  <w:style w:type="paragraph" w:customStyle="1" w:styleId="F0D77AAF3C0E41FBAC0255FDBE48F74F">
    <w:name w:val="F0D77AAF3C0E41FBAC0255FDBE48F74F"/>
    <w:rsid w:val="001674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839050-ED86-401A-A1D6-9E7511A298E1}"/>
</file>

<file path=customXml/itemProps2.xml><?xml version="1.0" encoding="utf-8"?>
<ds:datastoreItem xmlns:ds="http://schemas.openxmlformats.org/officeDocument/2006/customXml" ds:itemID="{868C7921-6014-4673-A0B4-270B40FDD3C1}"/>
</file>

<file path=customXml/itemProps3.xml><?xml version="1.0" encoding="utf-8"?>
<ds:datastoreItem xmlns:ds="http://schemas.openxmlformats.org/officeDocument/2006/customXml" ds:itemID="{E4621023-337C-4E44-A59E-6BA929A1EE56}"/>
</file>

<file path=docProps/app.xml><?xml version="1.0" encoding="utf-8"?>
<Properties xmlns="http://schemas.openxmlformats.org/officeDocument/2006/extended-properties" xmlns:vt="http://schemas.openxmlformats.org/officeDocument/2006/docPropsVTypes">
  <Template>Normal</Template>
  <TotalTime>2</TotalTime>
  <Pages>7</Pages>
  <Words>2306</Words>
  <Characters>12225</Characters>
  <Application>Microsoft Office Word</Application>
  <DocSecurity>0</DocSecurity>
  <Lines>101</Lines>
  <Paragraphs>29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14502</CharactersWithSpaces>
  <SharedDoc>false</SharedDoc>
  <HLinks>
    <vt:vector size="6" baseType="variant">
      <vt:variant>
        <vt:i4>3145790</vt:i4>
      </vt:variant>
      <vt:variant>
        <vt:i4>0</vt:i4>
      </vt:variant>
      <vt:variant>
        <vt:i4>0</vt:i4>
      </vt:variant>
      <vt:variant>
        <vt:i4>5</vt:i4>
      </vt:variant>
      <vt:variant>
        <vt:lpwstr>https://www.socialstyrelsen.se/globalassets/sharepoint-dokument/artikelkatalog/handbocker/2021-12-7658.pdf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Anna Maria Röstlund</cp:lastModifiedBy>
  <cp:revision>4</cp:revision>
  <dcterms:created xsi:type="dcterms:W3CDTF">2022-12-19T14:18:00Z</dcterms:created>
  <dcterms:modified xsi:type="dcterms:W3CDTF">2022-12-19T14:31:00Z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
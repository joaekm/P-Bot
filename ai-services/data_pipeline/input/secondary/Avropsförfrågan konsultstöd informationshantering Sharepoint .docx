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8F815" w14:textId="78C02CD3" w:rsidR="008C33BE" w:rsidRPr="007E042D" w:rsidRDefault="008C33BE" w:rsidP="008C33BE">
      <w:pPr>
        <w:jc w:val="center"/>
        <w:rPr>
          <w:rFonts w:ascii="Corbel" w:hAnsi="Corbel"/>
          <w:b/>
          <w:bCs/>
          <w:sz w:val="32"/>
          <w:szCs w:val="32"/>
        </w:rPr>
      </w:pPr>
      <w:r w:rsidRPr="007E042D">
        <w:rPr>
          <w:rFonts w:ascii="Corbel" w:hAnsi="Corbel"/>
          <w:b/>
          <w:bCs/>
          <w:sz w:val="32"/>
          <w:szCs w:val="32"/>
        </w:rPr>
        <w:t>Avropsmall</w:t>
      </w:r>
      <w:r w:rsidR="006A4BFB" w:rsidRPr="007E042D">
        <w:rPr>
          <w:rFonts w:ascii="Corbel" w:hAnsi="Corbel"/>
          <w:b/>
          <w:bCs/>
          <w:sz w:val="32"/>
          <w:szCs w:val="32"/>
        </w:rPr>
        <w:t xml:space="preserve"> </w:t>
      </w:r>
      <w:r w:rsidR="008147F7" w:rsidRPr="007E042D">
        <w:rPr>
          <w:rFonts w:ascii="Corbel" w:hAnsi="Corbel"/>
          <w:b/>
          <w:bCs/>
          <w:sz w:val="32"/>
          <w:szCs w:val="32"/>
        </w:rPr>
        <w:t>IT-konsulttjänster 2021</w:t>
      </w:r>
    </w:p>
    <w:p w14:paraId="3969541D" w14:textId="77777777" w:rsidR="008C33BE" w:rsidRPr="007E042D" w:rsidRDefault="008C33BE" w:rsidP="5200F8BC">
      <w:pPr>
        <w:rPr>
          <w:rFonts w:ascii="Corbel" w:hAnsi="Corbel"/>
        </w:rPr>
      </w:pPr>
    </w:p>
    <w:p w14:paraId="3C8C7C44" w14:textId="521628AE" w:rsidR="00C74085" w:rsidRPr="007E042D" w:rsidRDefault="00C74085" w:rsidP="00C74085">
      <w:pPr>
        <w:pStyle w:val="Rubrik1"/>
        <w:numPr>
          <w:ilvl w:val="0"/>
          <w:numId w:val="15"/>
        </w:numPr>
        <w:rPr>
          <w:rFonts w:ascii="Corbel" w:hAnsi="Corbel"/>
        </w:rPr>
      </w:pPr>
      <w:r w:rsidRPr="007E042D">
        <w:rPr>
          <w:rFonts w:ascii="Corbel" w:hAnsi="Corbel"/>
        </w:rPr>
        <w:t xml:space="preserve">Inledning </w:t>
      </w:r>
    </w:p>
    <w:p w14:paraId="7E35A0E4" w14:textId="4B69B805" w:rsidR="00C74085" w:rsidRPr="007E042D" w:rsidRDefault="00934076" w:rsidP="00C74085">
      <w:pPr>
        <w:rPr>
          <w:rFonts w:ascii="Corbel" w:hAnsi="Corbel"/>
        </w:rPr>
      </w:pPr>
      <w:r w:rsidRPr="007E042D">
        <w:rPr>
          <w:rFonts w:ascii="Corbel" w:hAnsi="Corbel"/>
        </w:rPr>
        <w:t xml:space="preserve">Det här är en avropsförfrågan som genomförs med förnyad konkurrensutsättning enligt Adda Inköpscentrals ramavtal </w:t>
      </w:r>
      <w:r w:rsidR="00947363" w:rsidRPr="007E042D">
        <w:rPr>
          <w:rFonts w:ascii="Corbel" w:hAnsi="Corbel"/>
          <w:i/>
          <w:iCs/>
        </w:rPr>
        <w:t>IT-konsulttjänster</w:t>
      </w:r>
      <w:r w:rsidR="009868A2" w:rsidRPr="007E042D">
        <w:rPr>
          <w:rFonts w:ascii="Corbel" w:hAnsi="Corbel"/>
          <w:i/>
          <w:iCs/>
        </w:rPr>
        <w:t xml:space="preserve"> 2021</w:t>
      </w:r>
      <w:r w:rsidR="00A5645C" w:rsidRPr="007E042D">
        <w:rPr>
          <w:rFonts w:ascii="Corbel" w:hAnsi="Corbel"/>
        </w:rPr>
        <w:t xml:space="preserve">, projektnummer </w:t>
      </w:r>
      <w:r w:rsidR="00A8153C" w:rsidRPr="007E042D">
        <w:rPr>
          <w:rFonts w:ascii="Corbel" w:hAnsi="Corbel"/>
        </w:rPr>
        <w:t>10</w:t>
      </w:r>
      <w:r w:rsidR="00947363" w:rsidRPr="007E042D">
        <w:rPr>
          <w:rFonts w:ascii="Corbel" w:hAnsi="Corbel"/>
        </w:rPr>
        <w:t>539</w:t>
      </w:r>
      <w:r w:rsidR="00A8153C" w:rsidRPr="007E042D">
        <w:rPr>
          <w:rFonts w:ascii="Corbel" w:eastAsia="Corbel" w:hAnsi="Corbel" w:cs="Corbel"/>
        </w:rPr>
        <w:t>.</w:t>
      </w:r>
    </w:p>
    <w:p w14:paraId="2761AC16" w14:textId="715F3DDD" w:rsidR="00C74085" w:rsidRPr="007E042D" w:rsidRDefault="00D1209D" w:rsidP="00C74085">
      <w:pPr>
        <w:pStyle w:val="Rubrik1"/>
        <w:numPr>
          <w:ilvl w:val="0"/>
          <w:numId w:val="15"/>
        </w:numPr>
        <w:rPr>
          <w:rFonts w:ascii="Corbel" w:hAnsi="Corbel"/>
        </w:rPr>
      </w:pPr>
      <w:r w:rsidRPr="007E042D">
        <w:rPr>
          <w:rFonts w:ascii="Corbel" w:hAnsi="Corbel"/>
        </w:rPr>
        <w:t>Avropande m</w:t>
      </w:r>
      <w:r w:rsidR="00C74085" w:rsidRPr="007E042D">
        <w:rPr>
          <w:rFonts w:ascii="Corbel" w:hAnsi="Corbel"/>
        </w:rPr>
        <w:t>yndighet</w:t>
      </w:r>
    </w:p>
    <w:tbl>
      <w:tblPr>
        <w:tblStyle w:val="Tabellrutnt"/>
        <w:tblW w:w="9588" w:type="dxa"/>
        <w:tblLook w:val="04A0" w:firstRow="1" w:lastRow="0" w:firstColumn="1" w:lastColumn="0" w:noHBand="0" w:noVBand="1"/>
      </w:tblPr>
      <w:tblGrid>
        <w:gridCol w:w="5382"/>
        <w:gridCol w:w="4206"/>
      </w:tblGrid>
      <w:tr w:rsidR="00A63EF8" w:rsidRPr="007E042D" w14:paraId="07831F1C" w14:textId="77777777" w:rsidTr="5200F8BC">
        <w:trPr>
          <w:trHeight w:val="497"/>
        </w:trPr>
        <w:tc>
          <w:tcPr>
            <w:tcW w:w="5382" w:type="dxa"/>
          </w:tcPr>
          <w:p w14:paraId="7199F7AA" w14:textId="15CB1F37" w:rsidR="00A63EF8" w:rsidRPr="007E042D" w:rsidRDefault="009868A2">
            <w:pPr>
              <w:rPr>
                <w:rFonts w:ascii="Corbel" w:hAnsi="Corbel" w:cs="Calibri"/>
                <w:b/>
                <w:color w:val="000000" w:themeColor="text1"/>
              </w:rPr>
            </w:pPr>
            <w:bookmarkStart w:id="0" w:name="_Hlk89160617"/>
            <w:bookmarkEnd w:id="0"/>
            <w:r w:rsidRPr="007E042D">
              <w:rPr>
                <w:rFonts w:ascii="Corbel" w:hAnsi="Corbel" w:cs="Calibri"/>
                <w:b/>
                <w:color w:val="000000" w:themeColor="text1"/>
              </w:rPr>
              <w:t xml:space="preserve">Avropande </w:t>
            </w:r>
            <w:r w:rsidR="00A63EF8" w:rsidRPr="007E042D">
              <w:rPr>
                <w:rFonts w:ascii="Corbel" w:hAnsi="Corbel" w:cs="Calibri"/>
                <w:b/>
                <w:color w:val="000000" w:themeColor="text1"/>
              </w:rPr>
              <w:t>myndighet</w:t>
            </w:r>
            <w:r w:rsidR="00AA1A0D" w:rsidRPr="007E042D">
              <w:rPr>
                <w:rFonts w:ascii="Corbel" w:hAnsi="Corbel" w:cs="Calibri"/>
                <w:b/>
                <w:color w:val="000000" w:themeColor="text1"/>
              </w:rPr>
              <w:t>:</w:t>
            </w:r>
          </w:p>
          <w:p w14:paraId="3ABF3543" w14:textId="650C75B1" w:rsidR="00A63EF8" w:rsidRPr="007E042D" w:rsidRDefault="00566A17">
            <w:pPr>
              <w:rPr>
                <w:rFonts w:ascii="Corbel" w:hAnsi="Corbel"/>
              </w:rPr>
            </w:pPr>
            <w:sdt>
              <w:sdtPr>
                <w:rPr>
                  <w:rFonts w:ascii="Corbel" w:eastAsia="Corbel" w:hAnsi="Corbel" w:cs="Corbel"/>
                </w:rPr>
                <w:id w:val="802042912"/>
                <w:placeholder>
                  <w:docPart w:val="BCC95153C39E46DE8FBB0299F8639E44"/>
                </w:placeholder>
              </w:sdtPr>
              <w:sdtEndPr/>
              <w:sdtContent>
                <w:r w:rsidR="0AB8CFE2" w:rsidRPr="007E042D">
                  <w:rPr>
                    <w:rFonts w:ascii="Corbel" w:hAnsi="Corbel"/>
                  </w:rPr>
                  <w:t>Botkyrka kommun</w:t>
                </w:r>
              </w:sdtContent>
            </w:sdt>
          </w:p>
        </w:tc>
        <w:tc>
          <w:tcPr>
            <w:tcW w:w="4206" w:type="dxa"/>
          </w:tcPr>
          <w:p w14:paraId="546B1299" w14:textId="2980741F" w:rsidR="00A63EF8" w:rsidRPr="007E042D" w:rsidRDefault="6B696346">
            <w:pPr>
              <w:rPr>
                <w:rFonts w:ascii="Corbel" w:hAnsi="Corbel" w:cs="Calibri"/>
                <w:b/>
                <w:color w:val="000000" w:themeColor="text1"/>
              </w:rPr>
            </w:pPr>
            <w:r w:rsidRPr="007E042D">
              <w:rPr>
                <w:rFonts w:ascii="Corbel" w:hAnsi="Corbel" w:cs="Calibri"/>
                <w:b/>
                <w:bCs/>
                <w:color w:val="000000" w:themeColor="text1"/>
              </w:rPr>
              <w:t>Kontaktperson</w:t>
            </w:r>
            <w:r w:rsidR="298A9CFE" w:rsidRPr="007E042D">
              <w:rPr>
                <w:rFonts w:ascii="Corbel" w:hAnsi="Corbel" w:cs="Calibri"/>
                <w:b/>
                <w:bCs/>
                <w:color w:val="000000" w:themeColor="text1"/>
              </w:rPr>
              <w:t>:</w:t>
            </w:r>
          </w:p>
          <w:p w14:paraId="2AB54775" w14:textId="722843F2" w:rsidR="00A63EF8" w:rsidRPr="007E042D" w:rsidRDefault="3BA2C8D4" w:rsidP="5200F8BC">
            <w:pPr>
              <w:spacing w:line="259" w:lineRule="auto"/>
              <w:rPr>
                <w:rFonts w:ascii="Corbel" w:hAnsi="Corbel"/>
              </w:rPr>
            </w:pPr>
            <w:r w:rsidRPr="007E042D">
              <w:rPr>
                <w:rFonts w:ascii="Corbel" w:hAnsi="Corbel"/>
              </w:rPr>
              <w:t>Amir Ali</w:t>
            </w:r>
          </w:p>
        </w:tc>
      </w:tr>
      <w:tr w:rsidR="00A63EF8" w:rsidRPr="007E042D" w14:paraId="1503E741" w14:textId="77777777" w:rsidTr="5200F8BC">
        <w:trPr>
          <w:trHeight w:val="510"/>
        </w:trPr>
        <w:tc>
          <w:tcPr>
            <w:tcW w:w="5382" w:type="dxa"/>
          </w:tcPr>
          <w:p w14:paraId="4C4D3336" w14:textId="7C2BB700" w:rsidR="00A63EF8" w:rsidRPr="007E042D" w:rsidRDefault="042751C1" w:rsidP="70159EF1">
            <w:pPr>
              <w:rPr>
                <w:rFonts w:ascii="Corbel" w:eastAsia="Corbel" w:hAnsi="Corbel" w:cs="Corbel"/>
                <w:b/>
                <w:bCs/>
                <w:color w:val="000000" w:themeColor="text1"/>
              </w:rPr>
            </w:pPr>
            <w:r w:rsidRPr="007E042D">
              <w:rPr>
                <w:rFonts w:ascii="Corbel" w:eastAsia="Corbel" w:hAnsi="Corbel" w:cs="Corbel"/>
                <w:b/>
                <w:bCs/>
                <w:color w:val="000000" w:themeColor="text1"/>
              </w:rPr>
              <w:t>Telefonnummer</w:t>
            </w:r>
            <w:r w:rsidR="67A12523" w:rsidRPr="007E042D">
              <w:rPr>
                <w:rFonts w:ascii="Corbel" w:eastAsia="Corbel" w:hAnsi="Corbel" w:cs="Corbel"/>
                <w:b/>
                <w:bCs/>
                <w:color w:val="000000" w:themeColor="text1"/>
              </w:rPr>
              <w:t>:</w:t>
            </w:r>
          </w:p>
          <w:p w14:paraId="48B287BE" w14:textId="14031EBA" w:rsidR="00A63EF8" w:rsidRPr="007E042D" w:rsidRDefault="00566A17" w:rsidP="70159EF1">
            <w:pPr>
              <w:rPr>
                <w:rFonts w:ascii="Corbel" w:eastAsia="Corbel" w:hAnsi="Corbel" w:cs="Corbel"/>
                <w:noProof/>
                <w:lang w:eastAsia="sv-SE"/>
              </w:rPr>
            </w:pPr>
            <w:sdt>
              <w:sdtPr>
                <w:rPr>
                  <w:rFonts w:ascii="Corbel" w:eastAsia="Corbel" w:hAnsi="Corbel" w:cs="Corbel"/>
                </w:rPr>
                <w:id w:val="-2042051184"/>
                <w:placeholder>
                  <w:docPart w:val="478157B1739C4839B9CA9234FC4F0206"/>
                </w:placeholder>
              </w:sdtPr>
              <w:sdtEndPr/>
              <w:sdtContent>
                <w:r w:rsidR="000618B9" w:rsidRPr="000618B9">
                  <w:rPr>
                    <w:rFonts w:ascii="Corbel" w:eastAsia="Corbel" w:hAnsi="Corbel" w:cs="Corbel"/>
                  </w:rPr>
                  <w:t>073-4218534</w:t>
                </w:r>
              </w:sdtContent>
            </w:sdt>
          </w:p>
        </w:tc>
        <w:tc>
          <w:tcPr>
            <w:tcW w:w="4206" w:type="dxa"/>
          </w:tcPr>
          <w:p w14:paraId="040E57CC" w14:textId="3FF3898D" w:rsidR="00A63EF8" w:rsidRPr="007E042D" w:rsidRDefault="00AA1A0D">
            <w:pPr>
              <w:rPr>
                <w:rFonts w:ascii="Corbel" w:hAnsi="Corbel"/>
                <w:b/>
                <w:bCs/>
              </w:rPr>
            </w:pPr>
            <w:r w:rsidRPr="007E042D">
              <w:rPr>
                <w:rFonts w:ascii="Corbel" w:hAnsi="Corbel"/>
                <w:b/>
                <w:bCs/>
              </w:rPr>
              <w:t>E</w:t>
            </w:r>
            <w:r w:rsidR="00A63EF8" w:rsidRPr="007E042D">
              <w:rPr>
                <w:rFonts w:ascii="Corbel" w:hAnsi="Corbel"/>
                <w:b/>
                <w:bCs/>
              </w:rPr>
              <w:t>-post</w:t>
            </w:r>
            <w:r w:rsidRPr="007E042D">
              <w:rPr>
                <w:rFonts w:ascii="Corbel" w:hAnsi="Corbel"/>
                <w:b/>
                <w:bCs/>
              </w:rPr>
              <w:t>:</w:t>
            </w:r>
          </w:p>
          <w:p w14:paraId="354AE36F" w14:textId="71CB2EC9" w:rsidR="00A63EF8" w:rsidRPr="007E042D" w:rsidRDefault="1E7C89DF">
            <w:pPr>
              <w:rPr>
                <w:rFonts w:ascii="Corbel" w:hAnsi="Corbel"/>
                <w:b/>
                <w:bCs/>
              </w:rPr>
            </w:pPr>
            <w:r w:rsidRPr="007E042D">
              <w:rPr>
                <w:rFonts w:ascii="Corbel" w:hAnsi="Corbel"/>
              </w:rPr>
              <w:t>amir.ali</w:t>
            </w:r>
            <w:r w:rsidR="0AB8CFE2" w:rsidRPr="007E042D">
              <w:rPr>
                <w:lang w:eastAsia="sv-SE"/>
              </w:rPr>
              <w:t>@botkyrka.se</w:t>
            </w:r>
          </w:p>
        </w:tc>
      </w:tr>
      <w:tr w:rsidR="00A63EF8" w:rsidRPr="007E042D" w14:paraId="319F6844" w14:textId="77777777" w:rsidTr="5200F8BC">
        <w:trPr>
          <w:trHeight w:val="510"/>
        </w:trPr>
        <w:tc>
          <w:tcPr>
            <w:tcW w:w="5382" w:type="dxa"/>
          </w:tcPr>
          <w:p w14:paraId="51CB587E" w14:textId="34187655" w:rsidR="00A63EF8" w:rsidRPr="007E042D" w:rsidRDefault="00A63EF8">
            <w:pPr>
              <w:rPr>
                <w:rFonts w:ascii="Corbel" w:hAnsi="Corbel" w:cs="Calibri"/>
                <w:b/>
                <w:color w:val="000000" w:themeColor="text1"/>
              </w:rPr>
            </w:pPr>
            <w:r w:rsidRPr="007E042D">
              <w:rPr>
                <w:rFonts w:ascii="Corbel" w:hAnsi="Corbel" w:cs="Calibri"/>
                <w:b/>
                <w:color w:val="000000" w:themeColor="text1"/>
              </w:rPr>
              <w:t>Avropets benämning</w:t>
            </w:r>
            <w:r w:rsidR="00AA1A0D" w:rsidRPr="007E042D">
              <w:rPr>
                <w:rFonts w:ascii="Corbel" w:hAnsi="Corbel" w:cs="Calibri"/>
                <w:b/>
                <w:color w:val="000000" w:themeColor="text1"/>
              </w:rPr>
              <w:t>:</w:t>
            </w:r>
          </w:p>
          <w:p w14:paraId="010EB63D" w14:textId="57EA8A42" w:rsidR="00A63EF8" w:rsidRPr="007E042D" w:rsidRDefault="00566A17" w:rsidP="0AB8CFE2">
            <w:pPr>
              <w:rPr>
                <w:rFonts w:ascii="Corbel" w:hAnsi="Corbel" w:cs="Calibri"/>
                <w:b/>
                <w:bCs/>
                <w:color w:val="000000" w:themeColor="text1"/>
              </w:rPr>
            </w:pPr>
            <w:sdt>
              <w:sdtPr>
                <w:rPr>
                  <w:rFonts w:ascii="Corbel" w:hAnsi="Corbel"/>
                </w:rPr>
                <w:id w:val="1925846026"/>
                <w:placeholder>
                  <w:docPart w:val="A67C0E916A894AEABCF509D2B4EB6E62"/>
                </w:placeholder>
              </w:sdtPr>
              <w:sdtEndPr/>
              <w:sdtContent>
                <w:r w:rsidR="0AB8CFE2" w:rsidRPr="007E042D">
                  <w:rPr>
                    <w:rFonts w:ascii="Corbel" w:hAnsi="Corbel"/>
                  </w:rPr>
                  <w:t>Projektledare inom digitalisering</w:t>
                </w:r>
              </w:sdtContent>
            </w:sdt>
          </w:p>
        </w:tc>
        <w:tc>
          <w:tcPr>
            <w:tcW w:w="4206" w:type="dxa"/>
          </w:tcPr>
          <w:p w14:paraId="2C71FB2F" w14:textId="039CCCE8" w:rsidR="00A63EF8" w:rsidRPr="007E042D" w:rsidRDefault="00A63EF8">
            <w:pPr>
              <w:rPr>
                <w:rFonts w:ascii="Corbel" w:hAnsi="Corbel"/>
                <w:b/>
                <w:bCs/>
              </w:rPr>
            </w:pPr>
            <w:r w:rsidRPr="007E042D">
              <w:rPr>
                <w:rFonts w:ascii="Corbel" w:hAnsi="Corbel"/>
                <w:b/>
                <w:bCs/>
              </w:rPr>
              <w:t>Diarienummer/referensnummer</w:t>
            </w:r>
            <w:r w:rsidR="00AA1A0D" w:rsidRPr="007E042D">
              <w:rPr>
                <w:rFonts w:ascii="Corbel" w:hAnsi="Corbel"/>
                <w:b/>
                <w:bCs/>
              </w:rPr>
              <w:t>:</w:t>
            </w:r>
          </w:p>
          <w:p w14:paraId="2BBDF652" w14:textId="14257E60" w:rsidR="00A63EF8" w:rsidRPr="007E042D" w:rsidRDefault="00566A17" w:rsidP="1B373C44">
            <w:pPr>
              <w:rPr>
                <w:rFonts w:ascii="Corbel" w:eastAsia="Corbel" w:hAnsi="Corbel" w:cs="Corbel"/>
              </w:rPr>
            </w:pPr>
            <w:sdt>
              <w:sdtPr>
                <w:rPr>
                  <w:rFonts w:ascii="Corbel" w:hAnsi="Corbel"/>
                </w:rPr>
                <w:id w:val="202833362"/>
                <w:placeholder>
                  <w:docPart w:val="FD9AFF8B6D224548B4F74AD56BEBFED6"/>
                </w:placeholder>
              </w:sdtPr>
              <w:sdtEndPr/>
              <w:sdtContent>
                <w:r w:rsidR="00650031" w:rsidRPr="007E042D">
                  <w:rPr>
                    <w:rFonts w:ascii="Arial" w:hAnsi="Arial" w:cs="Arial"/>
                    <w:color w:val="333333"/>
                    <w:sz w:val="18"/>
                    <w:szCs w:val="18"/>
                    <w:shd w:val="clear" w:color="auto" w:fill="F8F8F8"/>
                  </w:rPr>
                  <w:t>SBN/2024:00025</w:t>
                </w:r>
              </w:sdtContent>
            </w:sdt>
          </w:p>
        </w:tc>
      </w:tr>
    </w:tbl>
    <w:p w14:paraId="453C9A83" w14:textId="749D3FD7" w:rsidR="00A63EF8" w:rsidRPr="007E042D" w:rsidRDefault="00A63EF8" w:rsidP="00A63EF8">
      <w:pPr>
        <w:pStyle w:val="Kommentarer"/>
        <w:rPr>
          <w:rFonts w:ascii="Corbel" w:hAnsi="Corbel"/>
          <w:sz w:val="22"/>
        </w:rPr>
      </w:pPr>
    </w:p>
    <w:tbl>
      <w:tblPr>
        <w:tblStyle w:val="Tabellrutnt"/>
        <w:tblW w:w="9634" w:type="dxa"/>
        <w:tblLook w:val="04A0" w:firstRow="1" w:lastRow="0" w:firstColumn="1" w:lastColumn="0" w:noHBand="0" w:noVBand="1"/>
      </w:tblPr>
      <w:tblGrid>
        <w:gridCol w:w="9634"/>
      </w:tblGrid>
      <w:tr w:rsidR="002A5C1D" w:rsidRPr="007E042D" w14:paraId="705807C3" w14:textId="77777777" w:rsidTr="0AB8CFE2">
        <w:trPr>
          <w:trHeight w:val="687"/>
        </w:trPr>
        <w:tc>
          <w:tcPr>
            <w:tcW w:w="9634" w:type="dxa"/>
            <w:shd w:val="clear" w:color="auto" w:fill="auto"/>
          </w:tcPr>
          <w:p w14:paraId="066F4D35" w14:textId="6CCAD5B4" w:rsidR="002A5C1D" w:rsidRPr="007E042D" w:rsidRDefault="002A5C1D" w:rsidP="00A63EF8">
            <w:pPr>
              <w:pStyle w:val="Kommentarer"/>
              <w:rPr>
                <w:rFonts w:ascii="Corbel" w:hAnsi="Corbel"/>
                <w:b/>
                <w:bCs/>
                <w:sz w:val="22"/>
              </w:rPr>
            </w:pPr>
            <w:r w:rsidRPr="007E042D">
              <w:rPr>
                <w:rFonts w:ascii="Corbel" w:hAnsi="Corbel"/>
                <w:b/>
                <w:bCs/>
                <w:sz w:val="22"/>
              </w:rPr>
              <w:t xml:space="preserve">Beskrivning av </w:t>
            </w:r>
            <w:r w:rsidR="00E97974" w:rsidRPr="007E042D">
              <w:rPr>
                <w:rFonts w:ascii="Corbel" w:hAnsi="Corbel"/>
                <w:b/>
                <w:bCs/>
                <w:sz w:val="22"/>
              </w:rPr>
              <w:t xml:space="preserve">avropande </w:t>
            </w:r>
            <w:r w:rsidRPr="007E042D">
              <w:rPr>
                <w:rFonts w:ascii="Corbel" w:hAnsi="Corbel"/>
                <w:b/>
                <w:bCs/>
                <w:sz w:val="22"/>
              </w:rPr>
              <w:t>myndighet:</w:t>
            </w:r>
          </w:p>
          <w:sdt>
            <w:sdtPr>
              <w:rPr>
                <w:rFonts w:ascii="Corbel" w:hAnsi="Corbel"/>
              </w:rPr>
              <w:id w:val="-1181659714"/>
              <w:placeholder>
                <w:docPart w:val="DF5EB07A4D0246C69CFAFD6D05FAE40C"/>
              </w:placeholder>
            </w:sdtPr>
            <w:sdtEndPr/>
            <w:sdtContent>
              <w:p w14:paraId="74EF7A15" w14:textId="77777777" w:rsidR="007876DE" w:rsidRPr="007E042D" w:rsidRDefault="0AB8CFE2" w:rsidP="0AB8CFE2">
                <w:pPr>
                  <w:pStyle w:val="Normalwebb"/>
                  <w:spacing w:before="0" w:beforeAutospacing="0" w:after="0" w:afterAutospacing="0"/>
                  <w:rPr>
                    <w:rFonts w:ascii="Corbel" w:hAnsi="Corbel" w:cs="Segoe UI"/>
                    <w:color w:val="505050"/>
                    <w:sz w:val="22"/>
                    <w:szCs w:val="22"/>
                  </w:rPr>
                </w:pPr>
                <w:r w:rsidRPr="007E042D">
                  <w:rPr>
                    <w:rFonts w:ascii="Corbel" w:hAnsi="Corbel" w:cs="Segoe UI"/>
                    <w:color w:val="505050"/>
                    <w:sz w:val="22"/>
                    <w:szCs w:val="22"/>
                  </w:rPr>
                  <w:t>Botkyrka kommun är Stockholmsområdets femte största kommun med cirka 96 000 invånare. Omtalade kultur- och upplevelsesatsningar, expansivt näringsliv och en av Sveriges yngsta och mest internationella befolkning gör Botkyrka till en händelserik kommun med stora möjligheter. </w:t>
                </w:r>
              </w:p>
              <w:p w14:paraId="6D40F731" w14:textId="61E86AFC" w:rsidR="002A5C1D" w:rsidRPr="007E042D" w:rsidRDefault="007876DE" w:rsidP="0AB8CFE2">
                <w:pPr>
                  <w:pStyle w:val="Normalwebb"/>
                  <w:spacing w:before="0" w:beforeAutospacing="0" w:after="0" w:afterAutospacing="0"/>
                  <w:rPr>
                    <w:rFonts w:ascii="Corbel" w:hAnsi="Corbel"/>
                    <w:b/>
                    <w:bCs/>
                    <w:sz w:val="22"/>
                    <w:szCs w:val="22"/>
                  </w:rPr>
                </w:pPr>
                <w:r w:rsidRPr="007E042D">
                  <w:rPr>
                    <w:rFonts w:ascii="Corbel" w:hAnsi="Corbel" w:cs="Segoe UI"/>
                    <w:color w:val="505050"/>
                    <w:sz w:val="22"/>
                    <w:szCs w:val="22"/>
                  </w:rPr>
                  <w:t>Läs gärna mer på vår hemsida: </w:t>
                </w:r>
                <w:ins w:id="1" w:author="Warfvinge Moa" w:date="2023-11-06T09:29:00Z">
                  <w:r w:rsidRPr="007E042D">
                    <w:rPr>
                      <w:rFonts w:ascii="Corbel" w:hAnsi="Corbel" w:cs="Segoe UI"/>
                      <w:color w:val="505050"/>
                      <w:sz w:val="22"/>
                      <w:szCs w:val="22"/>
                    </w:rPr>
                    <w:fldChar w:fldCharType="begin"/>
                  </w:r>
                  <w:r w:rsidRPr="007E042D">
                    <w:rPr>
                      <w:rFonts w:ascii="Corbel" w:hAnsi="Corbel" w:cs="Segoe UI"/>
                      <w:color w:val="505050"/>
                      <w:sz w:val="22"/>
                      <w:szCs w:val="22"/>
                    </w:rPr>
                    <w:instrText>HYPERLINK "https://www.botkyrka.se/" \t "_blank"</w:instrText>
                  </w:r>
                  <w:r w:rsidRPr="007E042D">
                    <w:rPr>
                      <w:rFonts w:ascii="Corbel" w:hAnsi="Corbel" w:cs="Segoe UI"/>
                      <w:color w:val="505050"/>
                      <w:sz w:val="22"/>
                      <w:szCs w:val="22"/>
                    </w:rPr>
                  </w:r>
                  <w:r w:rsidRPr="007E042D">
                    <w:rPr>
                      <w:rFonts w:ascii="Corbel" w:hAnsi="Corbel" w:cs="Segoe UI"/>
                      <w:color w:val="505050"/>
                      <w:sz w:val="22"/>
                      <w:szCs w:val="22"/>
                    </w:rPr>
                    <w:fldChar w:fldCharType="separate"/>
                  </w:r>
                </w:ins>
                <w:r w:rsidRPr="007E042D">
                  <w:rPr>
                    <w:rStyle w:val="Hyperlnk"/>
                    <w:rFonts w:ascii="Corbel" w:hAnsi="Corbel" w:cs="Segoe UI"/>
                    <w:color w:val="537FCA"/>
                    <w:sz w:val="22"/>
                    <w:szCs w:val="22"/>
                  </w:rPr>
                  <w:t>Botkyrka kommun</w:t>
                </w:r>
                <w:ins w:id="2" w:author="Warfvinge Moa" w:date="2023-11-06T09:29:00Z">
                  <w:r w:rsidRPr="007E042D">
                    <w:rPr>
                      <w:rFonts w:ascii="Corbel" w:hAnsi="Corbel" w:cs="Segoe UI"/>
                      <w:color w:val="505050"/>
                      <w:sz w:val="22"/>
                      <w:szCs w:val="22"/>
                    </w:rPr>
                    <w:fldChar w:fldCharType="end"/>
                  </w:r>
                </w:ins>
              </w:p>
            </w:sdtContent>
          </w:sdt>
        </w:tc>
      </w:tr>
    </w:tbl>
    <w:p w14:paraId="1810A217" w14:textId="69AFC0BC" w:rsidR="00C74085" w:rsidRPr="007E042D" w:rsidRDefault="0AB8CFE2" w:rsidP="0AB8CFE2">
      <w:pPr>
        <w:pStyle w:val="Rubrik1"/>
        <w:numPr>
          <w:ilvl w:val="0"/>
          <w:numId w:val="15"/>
        </w:numPr>
        <w:rPr>
          <w:rFonts w:ascii="Corbel" w:hAnsi="Corbel"/>
        </w:rPr>
      </w:pPr>
      <w:r w:rsidRPr="007E042D">
        <w:rPr>
          <w:rFonts w:ascii="Corbel" w:hAnsi="Corbel"/>
        </w:rPr>
        <w:t>Avropsförfrågans omfattning</w:t>
      </w:r>
    </w:p>
    <w:tbl>
      <w:tblPr>
        <w:tblStyle w:val="Tabellrutnt"/>
        <w:tblW w:w="9493" w:type="dxa"/>
        <w:tblLook w:val="04A0" w:firstRow="1" w:lastRow="0" w:firstColumn="1" w:lastColumn="0" w:noHBand="0" w:noVBand="1"/>
      </w:tblPr>
      <w:tblGrid>
        <w:gridCol w:w="9493"/>
      </w:tblGrid>
      <w:tr w:rsidR="00CA4299" w:rsidRPr="007E042D" w14:paraId="7F62890F" w14:textId="77777777" w:rsidTr="0AB8CFE2">
        <w:trPr>
          <w:trHeight w:val="785"/>
        </w:trPr>
        <w:tc>
          <w:tcPr>
            <w:tcW w:w="9493" w:type="dxa"/>
          </w:tcPr>
          <w:p w14:paraId="3462E788" w14:textId="762A03A1" w:rsidR="1B373C44" w:rsidRPr="007E042D" w:rsidRDefault="6DF470D5" w:rsidP="0AB8CFE2">
            <w:pPr>
              <w:spacing w:line="259" w:lineRule="auto"/>
            </w:pPr>
            <w:r w:rsidRPr="007E042D">
              <w:t xml:space="preserve">Cirka </w:t>
            </w:r>
            <w:r w:rsidR="006C0B3A" w:rsidRPr="007E042D">
              <w:t>600 timmar</w:t>
            </w:r>
          </w:p>
          <w:p w14:paraId="495386B3" w14:textId="5CA98085" w:rsidR="0AB8CFE2" w:rsidRPr="007E042D" w:rsidRDefault="0AB8CFE2" w:rsidP="0AB8CFE2">
            <w:pPr>
              <w:spacing w:line="259" w:lineRule="auto"/>
            </w:pPr>
            <w:r w:rsidRPr="007E042D">
              <w:t>2024</w:t>
            </w:r>
            <w:r w:rsidR="289670D3" w:rsidRPr="007E042D">
              <w:t>-</w:t>
            </w:r>
            <w:r w:rsidRPr="007E042D">
              <w:t>0</w:t>
            </w:r>
            <w:r w:rsidR="2784E17D" w:rsidRPr="007E042D">
              <w:t>2-0</w:t>
            </w:r>
            <w:r w:rsidR="008A0168">
              <w:t>7</w:t>
            </w:r>
            <w:r w:rsidRPr="007E042D">
              <w:t xml:space="preserve"> – 202</w:t>
            </w:r>
            <w:r w:rsidR="005A5E91" w:rsidRPr="007E042D">
              <w:t>4</w:t>
            </w:r>
            <w:r w:rsidR="6F1169DA" w:rsidRPr="007E042D">
              <w:t>-</w:t>
            </w:r>
            <w:r w:rsidR="005F53F7" w:rsidRPr="007E042D">
              <w:t>12</w:t>
            </w:r>
            <w:r w:rsidR="4A5DBD18" w:rsidRPr="007E042D">
              <w:t>-</w:t>
            </w:r>
            <w:r w:rsidR="005F53F7" w:rsidRPr="007E042D">
              <w:t>31</w:t>
            </w:r>
            <w:r w:rsidRPr="007E042D">
              <w:t xml:space="preserve"> med möjlighet att förlänga ytterligare ett (1) år genom att utöva en option. </w:t>
            </w:r>
          </w:p>
          <w:p w14:paraId="1FAA4CAF" w14:textId="126B166A" w:rsidR="0AB8CFE2" w:rsidRPr="007E042D" w:rsidRDefault="0AB8CFE2" w:rsidP="0AB8CFE2">
            <w:pPr>
              <w:spacing w:line="259" w:lineRule="auto"/>
            </w:pPr>
            <w:r w:rsidRPr="007E042D">
              <w:t>Konsulten kan behövas i olika omfattning under avtalsperioden.</w:t>
            </w:r>
          </w:p>
          <w:customXmlDelRangeStart w:id="3" w:author="Gästanvändare" w:date="2023-11-09T13:37:00Z"/>
          <w:sdt>
            <w:sdtPr>
              <w:rPr>
                <w:rFonts w:ascii="Corbel" w:hAnsi="Corbel"/>
              </w:rPr>
              <w:id w:val="1367786857"/>
              <w:placeholder>
                <w:docPart w:val="D19436119FF5411B9E8A0C277FBABE6D"/>
              </w:placeholder>
            </w:sdtPr>
            <w:sdtEndPr/>
            <w:sdtContent>
              <w:customXmlDelRangeEnd w:id="3"/>
              <w:p w14:paraId="0DE40362" w14:textId="5EA64C4F" w:rsidR="00CA4299" w:rsidRPr="007E042D" w:rsidRDefault="00566A17" w:rsidP="005F53F7">
                <w:pPr>
                  <w:textAlignment w:val="baseline"/>
                  <w:rPr>
                    <w:rFonts w:ascii="Segoe UI" w:eastAsia="Times New Roman" w:hAnsi="Segoe UI" w:cs="Segoe UI"/>
                    <w:color w:val="000000"/>
                    <w:sz w:val="27"/>
                    <w:szCs w:val="27"/>
                    <w:lang w:eastAsia="sv-SE"/>
                  </w:rPr>
                </w:pPr>
              </w:p>
              <w:customXmlDelRangeStart w:id="4" w:author="Gästanvändare" w:date="2023-11-09T13:37:00Z"/>
            </w:sdtContent>
          </w:sdt>
          <w:customXmlDelRangeEnd w:id="4"/>
        </w:tc>
      </w:tr>
    </w:tbl>
    <w:p w14:paraId="5327F1EC" w14:textId="3CB7AF3D" w:rsidR="1AE30AE8" w:rsidRPr="007E042D" w:rsidRDefault="1AE30AE8" w:rsidP="1AE30AE8">
      <w:pPr>
        <w:pStyle w:val="Rubrik2"/>
        <w:rPr>
          <w:rFonts w:ascii="Corbel" w:eastAsia="Corbel" w:hAnsi="Corbel" w:cs="Corbel"/>
          <w:sz w:val="22"/>
          <w:szCs w:val="22"/>
        </w:rPr>
      </w:pPr>
    </w:p>
    <w:p w14:paraId="44CB2CDA" w14:textId="765FE68F" w:rsidR="1AE30AE8" w:rsidRPr="007E042D" w:rsidRDefault="1AE30AE8" w:rsidP="1AE30AE8"/>
    <w:p w14:paraId="3C3C063B" w14:textId="0870C81C" w:rsidR="1AE30AE8" w:rsidRPr="007E042D" w:rsidRDefault="1AE30AE8" w:rsidP="1AE30AE8"/>
    <w:p w14:paraId="3C9D04D4" w14:textId="0ED40AE4" w:rsidR="1AE30AE8" w:rsidRPr="007E042D" w:rsidRDefault="1AE30AE8" w:rsidP="1AE30AE8"/>
    <w:p w14:paraId="4D652BB5" w14:textId="7229D1E3" w:rsidR="1AE30AE8" w:rsidRPr="007E042D" w:rsidRDefault="1AE30AE8" w:rsidP="1AE30AE8"/>
    <w:p w14:paraId="4B14E1E7" w14:textId="489A102B" w:rsidR="00C74085" w:rsidRPr="007E042D" w:rsidRDefault="00CA4299" w:rsidP="00CA4299">
      <w:pPr>
        <w:pStyle w:val="Rubrik2"/>
        <w:rPr>
          <w:rFonts w:ascii="Corbel" w:hAnsi="Corbel"/>
        </w:rPr>
      </w:pPr>
      <w:r w:rsidRPr="007E042D">
        <w:rPr>
          <w:rFonts w:ascii="Corbel" w:hAnsi="Corbel"/>
        </w:rPr>
        <w:t xml:space="preserve">     3.1 </w:t>
      </w:r>
      <w:r w:rsidR="00EA4742" w:rsidRPr="007E042D">
        <w:rPr>
          <w:rFonts w:ascii="Corbel" w:hAnsi="Corbel"/>
        </w:rPr>
        <w:t>Bakgrund till avropet</w:t>
      </w:r>
    </w:p>
    <w:tbl>
      <w:tblPr>
        <w:tblStyle w:val="Tabellrutnt"/>
        <w:tblW w:w="9493" w:type="dxa"/>
        <w:tblLook w:val="04A0" w:firstRow="1" w:lastRow="0" w:firstColumn="1" w:lastColumn="0" w:noHBand="0" w:noVBand="1"/>
      </w:tblPr>
      <w:tblGrid>
        <w:gridCol w:w="9493"/>
      </w:tblGrid>
      <w:tr w:rsidR="002947F1" w:rsidRPr="007E042D" w14:paraId="591588D1" w14:textId="77777777" w:rsidTr="5200F8BC">
        <w:trPr>
          <w:trHeight w:val="785"/>
        </w:trPr>
        <w:tc>
          <w:tcPr>
            <w:tcW w:w="9493" w:type="dxa"/>
          </w:tcPr>
          <w:p w14:paraId="786AF40F" w14:textId="134FD864" w:rsidR="002947F1" w:rsidRPr="007E042D" w:rsidRDefault="4566F6E6" w:rsidP="5200F8BC">
            <w:pPr>
              <w:spacing w:after="160" w:line="257" w:lineRule="auto"/>
              <w:rPr>
                <w:rFonts w:asciiTheme="majorHAnsi" w:eastAsiaTheme="majorEastAsia" w:hAnsiTheme="majorHAnsi" w:cstheme="majorBidi"/>
                <w:sz w:val="24"/>
                <w:szCs w:val="24"/>
                <w:rPrChange w:id="5" w:author="Gästanvändare" w:date="2023-11-16T12:57:00Z">
                  <w:rPr>
                    <w:rFonts w:ascii="Corbel" w:eastAsia="Corbel" w:hAnsi="Corbel" w:cs="Corbel"/>
                  </w:rPr>
                </w:rPrChange>
              </w:rPr>
            </w:pPr>
            <w:bookmarkStart w:id="6" w:name="_Hlk88751915"/>
            <w:r w:rsidRPr="007E042D">
              <w:rPr>
                <w:rFonts w:asciiTheme="majorHAnsi" w:eastAsiaTheme="majorEastAsia" w:hAnsiTheme="majorHAnsi" w:cstheme="majorBidi"/>
                <w:sz w:val="24"/>
                <w:szCs w:val="24"/>
                <w:rPrChange w:id="7" w:author="Gästanvändare" w:date="2023-11-16T12:57:00Z">
                  <w:rPr>
                    <w:rFonts w:ascii="Open Sans" w:eastAsia="Open Sans" w:hAnsi="Open Sans" w:cs="Open Sans"/>
                    <w:color w:val="2F2F2F"/>
                    <w:sz w:val="31"/>
                    <w:szCs w:val="31"/>
                  </w:rPr>
                </w:rPrChange>
              </w:rPr>
              <w:t>Samhällsbyggnadsförvaltningen arbetar för en obruten digital samhällsbyggnadsprocess till 2025. Information och data ska kunna flöda genom hela systemet och i våra processer, från markanvisning till förvaltningsstadiet.</w:t>
            </w:r>
            <w:r w:rsidRPr="007E042D">
              <w:rPr>
                <w:rFonts w:asciiTheme="majorHAnsi" w:eastAsiaTheme="majorEastAsia" w:hAnsiTheme="majorHAnsi" w:cstheme="majorBidi"/>
                <w:sz w:val="24"/>
                <w:szCs w:val="24"/>
                <w:rPrChange w:id="8" w:author="Gästanvändare" w:date="2023-11-16T12:57:00Z">
                  <w:rPr>
                    <w:rFonts w:ascii="Calibri" w:eastAsia="Calibri" w:hAnsi="Calibri" w:cs="Calibri"/>
                  </w:rPr>
                </w:rPrChange>
              </w:rPr>
              <w:t xml:space="preserve"> </w:t>
            </w:r>
            <w:r w:rsidRPr="007E042D">
              <w:rPr>
                <w:rFonts w:asciiTheme="majorHAnsi" w:eastAsiaTheme="majorEastAsia" w:hAnsiTheme="majorHAnsi" w:cstheme="majorBidi"/>
                <w:sz w:val="24"/>
                <w:szCs w:val="24"/>
                <w:rPrChange w:id="9" w:author="Gästanvändare" w:date="2023-11-16T12:57:00Z">
                  <w:rPr>
                    <w:rFonts w:ascii="Open Sans" w:eastAsia="Open Sans" w:hAnsi="Open Sans" w:cs="Open Sans"/>
                    <w:color w:val="2F2F2F"/>
                    <w:sz w:val="24"/>
                    <w:szCs w:val="24"/>
                  </w:rPr>
                </w:rPrChange>
              </w:rPr>
              <w:t xml:space="preserve">Vi vill kunna dra nytta av </w:t>
            </w:r>
            <w:r w:rsidRPr="007E042D">
              <w:rPr>
                <w:rFonts w:asciiTheme="majorHAnsi" w:eastAsiaTheme="majorEastAsia" w:hAnsiTheme="majorHAnsi" w:cstheme="majorBidi"/>
                <w:sz w:val="24"/>
                <w:szCs w:val="24"/>
              </w:rPr>
              <w:t>de möjligheterna</w:t>
            </w:r>
            <w:r w:rsidRPr="007E042D">
              <w:rPr>
                <w:rFonts w:asciiTheme="majorHAnsi" w:eastAsiaTheme="majorEastAsia" w:hAnsiTheme="majorHAnsi" w:cstheme="majorBidi"/>
                <w:sz w:val="24"/>
                <w:szCs w:val="24"/>
                <w:rPrChange w:id="10" w:author="Gästanvändare" w:date="2023-11-16T12:57:00Z">
                  <w:rPr>
                    <w:rFonts w:ascii="Open Sans" w:eastAsia="Open Sans" w:hAnsi="Open Sans" w:cs="Open Sans"/>
                    <w:color w:val="2F2F2F"/>
                    <w:sz w:val="24"/>
                    <w:szCs w:val="24"/>
                  </w:rPr>
                </w:rPrChange>
              </w:rPr>
              <w:t xml:space="preserve"> och fördelar digitaliseringsutvecklingen erbjuder både genom att nyttja teknologiska framsteg och genom att skapa mer strömlinjeformade arbetssätt. På så sätt kan vi erbjuda kommunens medborgare högre kvalitet och större utbud av moderna digitala tjänster, och framför allt, bättre valuta för skattepengarna med en effektivare samhällsbyggnadsprocess.</w:t>
            </w:r>
            <w:r w:rsidRPr="007E042D">
              <w:rPr>
                <w:rFonts w:asciiTheme="majorHAnsi" w:eastAsiaTheme="majorEastAsia" w:hAnsiTheme="majorHAnsi" w:cstheme="majorBidi"/>
                <w:sz w:val="24"/>
                <w:szCs w:val="24"/>
                <w:rPrChange w:id="11" w:author="Gästanvändare" w:date="2023-11-16T12:57:00Z">
                  <w:rPr>
                    <w:rFonts w:ascii="Calibri" w:eastAsia="Calibri" w:hAnsi="Calibri" w:cs="Calibri"/>
                  </w:rPr>
                </w:rPrChange>
              </w:rPr>
              <w:t xml:space="preserve"> Programmet obruten digital samhällsbyggnadsprocess (ODS) består av tre parallella projekt: </w:t>
            </w:r>
            <w:r w:rsidR="632BFD05" w:rsidRPr="007E042D">
              <w:rPr>
                <w:rFonts w:asciiTheme="majorHAnsi" w:eastAsiaTheme="majorEastAsia" w:hAnsiTheme="majorHAnsi" w:cstheme="majorBidi"/>
                <w:sz w:val="24"/>
                <w:szCs w:val="24"/>
              </w:rPr>
              <w:t>O</w:t>
            </w:r>
            <w:r w:rsidRPr="007E042D">
              <w:rPr>
                <w:rFonts w:asciiTheme="majorHAnsi" w:eastAsiaTheme="majorEastAsia" w:hAnsiTheme="majorHAnsi" w:cstheme="majorBidi"/>
                <w:sz w:val="24"/>
                <w:szCs w:val="24"/>
                <w:rPrChange w:id="12" w:author="Gästanvändare" w:date="2023-11-16T12:57:00Z">
                  <w:rPr>
                    <w:rFonts w:ascii="Calibri" w:eastAsia="Calibri" w:hAnsi="Calibri" w:cs="Calibri"/>
                  </w:rPr>
                </w:rPrChange>
              </w:rPr>
              <w:t xml:space="preserve">rganisation och arbetssätt, </w:t>
            </w:r>
            <w:r w:rsidR="2DD87F33" w:rsidRPr="007E042D">
              <w:rPr>
                <w:rFonts w:asciiTheme="majorHAnsi" w:eastAsiaTheme="majorEastAsia" w:hAnsiTheme="majorHAnsi" w:cstheme="majorBidi"/>
                <w:sz w:val="24"/>
                <w:szCs w:val="24"/>
              </w:rPr>
              <w:t>I</w:t>
            </w:r>
            <w:r w:rsidRPr="007E042D">
              <w:rPr>
                <w:rFonts w:asciiTheme="majorHAnsi" w:eastAsiaTheme="majorEastAsia" w:hAnsiTheme="majorHAnsi" w:cstheme="majorBidi"/>
                <w:sz w:val="24"/>
                <w:szCs w:val="24"/>
                <w:rPrChange w:id="13" w:author="Gästanvändare" w:date="2023-11-16T12:57:00Z">
                  <w:rPr>
                    <w:rFonts w:ascii="Calibri" w:eastAsia="Calibri" w:hAnsi="Calibri" w:cs="Calibri"/>
                  </w:rPr>
                </w:rPrChange>
              </w:rPr>
              <w:t xml:space="preserve">nformation och automatisering och </w:t>
            </w:r>
            <w:r w:rsidR="4FB96EFF" w:rsidRPr="007E042D">
              <w:rPr>
                <w:rFonts w:asciiTheme="majorHAnsi" w:eastAsiaTheme="majorEastAsia" w:hAnsiTheme="majorHAnsi" w:cstheme="majorBidi"/>
                <w:sz w:val="24"/>
                <w:szCs w:val="24"/>
              </w:rPr>
              <w:t>T</w:t>
            </w:r>
            <w:r w:rsidRPr="007E042D">
              <w:rPr>
                <w:rFonts w:asciiTheme="majorHAnsi" w:eastAsiaTheme="majorEastAsia" w:hAnsiTheme="majorHAnsi" w:cstheme="majorBidi"/>
                <w:sz w:val="24"/>
                <w:szCs w:val="24"/>
                <w:rPrChange w:id="14" w:author="Gästanvändare" w:date="2023-11-16T12:57:00Z">
                  <w:rPr>
                    <w:rFonts w:ascii="Calibri" w:eastAsia="Calibri" w:hAnsi="Calibri" w:cs="Calibri"/>
                  </w:rPr>
                </w:rPrChange>
              </w:rPr>
              <w:t>eknisk plattform och digital service.</w:t>
            </w:r>
          </w:p>
          <w:sdt>
            <w:sdtPr>
              <w:rPr>
                <w:rFonts w:ascii="Corbel" w:hAnsi="Corbel"/>
              </w:rPr>
              <w:id w:val="-1269313428"/>
              <w:placeholder>
                <w:docPart w:val="16374EC9156B4127BF466D136150F973"/>
              </w:placeholder>
            </w:sdtPr>
            <w:sdtEndPr/>
            <w:sdtContent>
              <w:p w14:paraId="0148C655" w14:textId="3A783122" w:rsidR="002947F1" w:rsidRPr="007E042D" w:rsidRDefault="4566F6E6" w:rsidP="5200F8BC">
                <w:pPr>
                  <w:spacing w:after="160" w:line="257" w:lineRule="auto"/>
                  <w:rPr>
                    <w:rFonts w:asciiTheme="majorHAnsi" w:eastAsiaTheme="majorEastAsia" w:hAnsiTheme="majorHAnsi" w:cstheme="majorBidi"/>
                    <w:sz w:val="24"/>
                    <w:szCs w:val="24"/>
                  </w:rPr>
                </w:pPr>
                <w:r w:rsidRPr="007E042D">
                  <w:rPr>
                    <w:rFonts w:asciiTheme="majorHAnsi" w:eastAsiaTheme="majorEastAsia" w:hAnsiTheme="majorHAnsi" w:cstheme="majorBidi"/>
                    <w:sz w:val="24"/>
                    <w:szCs w:val="24"/>
                  </w:rPr>
                  <w:t>Projektmålen</w:t>
                </w:r>
                <w:r w:rsidR="6EE5876B" w:rsidRPr="007E042D">
                  <w:rPr>
                    <w:rFonts w:asciiTheme="majorHAnsi" w:eastAsiaTheme="majorEastAsia" w:hAnsiTheme="majorHAnsi" w:cstheme="majorBidi"/>
                    <w:sz w:val="24"/>
                    <w:szCs w:val="24"/>
                  </w:rPr>
                  <w:t xml:space="preserve"> för alla tre projekten</w:t>
                </w:r>
                <w:r w:rsidRPr="007E042D">
                  <w:rPr>
                    <w:rFonts w:asciiTheme="majorHAnsi" w:eastAsiaTheme="majorEastAsia" w:hAnsiTheme="majorHAnsi" w:cstheme="majorBidi"/>
                    <w:sz w:val="24"/>
                    <w:szCs w:val="24"/>
                  </w:rPr>
                  <w:t xml:space="preserve"> är:</w:t>
                </w:r>
              </w:p>
              <w:p w14:paraId="4421FEDE" w14:textId="7A1C3702" w:rsidR="002947F1" w:rsidRPr="007E042D" w:rsidRDefault="4566F6E6" w:rsidP="5200F8BC">
                <w:pPr>
                  <w:pStyle w:val="Liststycke"/>
                  <w:numPr>
                    <w:ilvl w:val="0"/>
                    <w:numId w:val="14"/>
                  </w:numPr>
                  <w:spacing w:after="240" w:line="280" w:lineRule="atLeast"/>
                  <w:rPr>
                    <w:rFonts w:asciiTheme="majorHAnsi" w:eastAsiaTheme="majorEastAsia" w:hAnsiTheme="majorHAnsi" w:cstheme="majorBidi"/>
                    <w:sz w:val="24"/>
                    <w:szCs w:val="24"/>
                  </w:rPr>
                </w:pPr>
                <w:r w:rsidRPr="007E042D">
                  <w:rPr>
                    <w:rFonts w:asciiTheme="majorHAnsi" w:eastAsiaTheme="majorEastAsia" w:hAnsiTheme="majorHAnsi" w:cstheme="majorBidi"/>
                    <w:sz w:val="24"/>
                    <w:szCs w:val="24"/>
                  </w:rPr>
                  <w:t>Mål 1: All service och extern dialog erbjuds via säkra smarta digitala tjänster</w:t>
                </w:r>
              </w:p>
              <w:p w14:paraId="559767AC" w14:textId="4FE24C70" w:rsidR="002947F1" w:rsidRPr="007E042D" w:rsidRDefault="4566F6E6" w:rsidP="5200F8BC">
                <w:pPr>
                  <w:pStyle w:val="Liststycke"/>
                  <w:numPr>
                    <w:ilvl w:val="0"/>
                    <w:numId w:val="14"/>
                  </w:numPr>
                  <w:spacing w:line="280" w:lineRule="atLeast"/>
                  <w:rPr>
                    <w:rFonts w:asciiTheme="majorHAnsi" w:eastAsiaTheme="majorEastAsia" w:hAnsiTheme="majorHAnsi" w:cstheme="majorBidi"/>
                    <w:sz w:val="24"/>
                    <w:szCs w:val="24"/>
                  </w:rPr>
                </w:pPr>
                <w:r w:rsidRPr="007E042D">
                  <w:rPr>
                    <w:rFonts w:asciiTheme="majorHAnsi" w:eastAsiaTheme="majorEastAsia" w:hAnsiTheme="majorHAnsi" w:cstheme="majorBidi"/>
                    <w:sz w:val="24"/>
                    <w:szCs w:val="24"/>
                  </w:rPr>
                  <w:t xml:space="preserve">Mål 2: Digital information följer standarder och datautbyte sker till/från källan  </w:t>
                </w:r>
              </w:p>
              <w:p w14:paraId="5F4657F9" w14:textId="78BBA226" w:rsidR="002947F1" w:rsidRPr="007E042D" w:rsidRDefault="4566F6E6" w:rsidP="5200F8BC">
                <w:pPr>
                  <w:pStyle w:val="Liststycke"/>
                  <w:numPr>
                    <w:ilvl w:val="0"/>
                    <w:numId w:val="14"/>
                  </w:numPr>
                  <w:spacing w:line="280" w:lineRule="atLeast"/>
                  <w:rPr>
                    <w:rFonts w:asciiTheme="majorHAnsi" w:eastAsiaTheme="majorEastAsia" w:hAnsiTheme="majorHAnsi" w:cstheme="majorBidi"/>
                    <w:sz w:val="24"/>
                    <w:szCs w:val="24"/>
                  </w:rPr>
                </w:pPr>
                <w:r w:rsidRPr="007E042D">
                  <w:rPr>
                    <w:rFonts w:asciiTheme="majorHAnsi" w:eastAsiaTheme="majorEastAsia" w:hAnsiTheme="majorHAnsi" w:cstheme="majorBidi"/>
                    <w:sz w:val="24"/>
                    <w:szCs w:val="24"/>
                  </w:rPr>
                  <w:t>Mål 3: Information är digital, tillgänglig, lätt att hitta och kan enkelt hanteras och delas på ett säkert sätt</w:t>
                </w:r>
              </w:p>
              <w:p w14:paraId="121D0F3A" w14:textId="0ACCCD25" w:rsidR="002947F1" w:rsidRPr="007E042D" w:rsidRDefault="4566F6E6" w:rsidP="5200F8BC">
                <w:pPr>
                  <w:pStyle w:val="Liststycke"/>
                  <w:numPr>
                    <w:ilvl w:val="0"/>
                    <w:numId w:val="14"/>
                  </w:numPr>
                  <w:spacing w:line="280" w:lineRule="atLeast"/>
                  <w:rPr>
                    <w:rFonts w:asciiTheme="majorHAnsi" w:eastAsiaTheme="majorEastAsia" w:hAnsiTheme="majorHAnsi" w:cstheme="majorBidi"/>
                    <w:sz w:val="24"/>
                    <w:szCs w:val="24"/>
                  </w:rPr>
                </w:pPr>
                <w:r w:rsidRPr="007E042D">
                  <w:rPr>
                    <w:rFonts w:asciiTheme="majorHAnsi" w:eastAsiaTheme="majorEastAsia" w:hAnsiTheme="majorHAnsi" w:cstheme="majorBidi"/>
                    <w:sz w:val="24"/>
                    <w:szCs w:val="24"/>
                  </w:rPr>
                  <w:t xml:space="preserve">Mål 4: Vi har obrutna digitala, och i viss utsträckning automatiserade, informationsflöden och arbetsprocesser  </w:t>
                </w:r>
              </w:p>
              <w:p w14:paraId="2D0F17E1" w14:textId="5399A244" w:rsidR="002947F1" w:rsidRPr="007E042D" w:rsidRDefault="4566F6E6" w:rsidP="5200F8BC">
                <w:pPr>
                  <w:pStyle w:val="Liststycke"/>
                  <w:numPr>
                    <w:ilvl w:val="0"/>
                    <w:numId w:val="14"/>
                  </w:numPr>
                  <w:spacing w:line="280" w:lineRule="atLeast"/>
                  <w:rPr>
                    <w:rFonts w:asciiTheme="majorHAnsi" w:eastAsiaTheme="majorEastAsia" w:hAnsiTheme="majorHAnsi" w:cstheme="majorBidi"/>
                    <w:sz w:val="24"/>
                    <w:szCs w:val="24"/>
                  </w:rPr>
                </w:pPr>
                <w:r w:rsidRPr="007E042D">
                  <w:rPr>
                    <w:rFonts w:asciiTheme="majorHAnsi" w:eastAsiaTheme="majorEastAsia" w:hAnsiTheme="majorHAnsi" w:cstheme="majorBidi"/>
                    <w:sz w:val="24"/>
                    <w:szCs w:val="24"/>
                  </w:rPr>
                  <w:t>Mål 5: Samhällsbyggnadsförvaltningen gör analyser och tar datadrivna beslut på kvalitetssäkrad</w:t>
                </w:r>
                <w:r w:rsidR="590C685D" w:rsidRPr="007E042D">
                  <w:rPr>
                    <w:rFonts w:asciiTheme="majorHAnsi" w:eastAsiaTheme="majorEastAsia" w:hAnsiTheme="majorHAnsi" w:cstheme="majorBidi"/>
                    <w:sz w:val="24"/>
                    <w:szCs w:val="24"/>
                  </w:rPr>
                  <w:t>e</w:t>
                </w:r>
                <w:r w:rsidRPr="007E042D">
                  <w:rPr>
                    <w:rFonts w:asciiTheme="majorHAnsi" w:eastAsiaTheme="majorEastAsia" w:hAnsiTheme="majorHAnsi" w:cstheme="majorBidi"/>
                    <w:sz w:val="24"/>
                    <w:szCs w:val="24"/>
                  </w:rPr>
                  <w:t xml:space="preserve"> data med hög/känd kvalitet  </w:t>
                </w:r>
              </w:p>
              <w:p w14:paraId="7359AF57" w14:textId="73077DF9" w:rsidR="002947F1" w:rsidRPr="007E042D" w:rsidRDefault="4566F6E6" w:rsidP="5200F8BC">
                <w:pPr>
                  <w:pStyle w:val="Liststycke"/>
                  <w:numPr>
                    <w:ilvl w:val="0"/>
                    <w:numId w:val="14"/>
                  </w:numPr>
                  <w:rPr>
                    <w:rFonts w:asciiTheme="majorHAnsi" w:eastAsiaTheme="majorEastAsia" w:hAnsiTheme="majorHAnsi" w:cstheme="majorBidi"/>
                    <w:sz w:val="24"/>
                    <w:szCs w:val="24"/>
                  </w:rPr>
                </w:pPr>
                <w:r w:rsidRPr="007E042D">
                  <w:rPr>
                    <w:rFonts w:asciiTheme="majorHAnsi" w:eastAsiaTheme="majorEastAsia" w:hAnsiTheme="majorHAnsi" w:cstheme="majorBidi"/>
                    <w:sz w:val="24"/>
                    <w:szCs w:val="24"/>
                  </w:rPr>
                  <w:t>Mål 6: Vår organisation och vårt ledarskap främjar digital transformation och digitala arbetssätt</w:t>
                </w:r>
              </w:p>
              <w:p w14:paraId="49A73249" w14:textId="6FBFB873" w:rsidR="002947F1" w:rsidRPr="007E042D" w:rsidRDefault="002947F1" w:rsidP="5200F8BC">
                <w:pPr>
                  <w:rPr>
                    <w:rFonts w:asciiTheme="majorHAnsi" w:eastAsiaTheme="majorEastAsia" w:hAnsiTheme="majorHAnsi" w:cstheme="majorBidi"/>
                    <w:sz w:val="24"/>
                    <w:szCs w:val="24"/>
                  </w:rPr>
                </w:pPr>
              </w:p>
              <w:p w14:paraId="5FCC69C5" w14:textId="6E011ED8" w:rsidR="002947F1" w:rsidRPr="007E042D" w:rsidRDefault="5743F07A" w:rsidP="5200F8BC">
                <w:pPr>
                  <w:spacing w:line="259" w:lineRule="auto"/>
                  <w:rPr>
                    <w:rFonts w:asciiTheme="majorHAnsi" w:eastAsiaTheme="majorEastAsia" w:hAnsiTheme="majorHAnsi" w:cstheme="majorBidi"/>
                    <w:sz w:val="24"/>
                    <w:szCs w:val="24"/>
                  </w:rPr>
                </w:pPr>
                <w:r w:rsidRPr="007E042D">
                  <w:rPr>
                    <w:rFonts w:asciiTheme="majorHAnsi" w:eastAsiaTheme="majorEastAsia" w:hAnsiTheme="majorHAnsi" w:cstheme="majorBidi"/>
                    <w:sz w:val="24"/>
                    <w:szCs w:val="24"/>
                  </w:rPr>
                  <w:t xml:space="preserve">I projekten </w:t>
                </w:r>
                <w:r w:rsidRPr="007E042D">
                  <w:rPr>
                    <w:rFonts w:asciiTheme="majorHAnsi" w:eastAsiaTheme="majorEastAsia" w:hAnsiTheme="majorHAnsi" w:cstheme="majorBidi"/>
                    <w:i/>
                    <w:iCs/>
                    <w:sz w:val="24"/>
                    <w:szCs w:val="24"/>
                  </w:rPr>
                  <w:t>Organisation och arbetssätt</w:t>
                </w:r>
                <w:r w:rsidRPr="007E042D">
                  <w:rPr>
                    <w:rFonts w:asciiTheme="majorHAnsi" w:eastAsiaTheme="majorEastAsia" w:hAnsiTheme="majorHAnsi" w:cstheme="majorBidi"/>
                    <w:sz w:val="24"/>
                    <w:szCs w:val="24"/>
                  </w:rPr>
                  <w:t xml:space="preserve"> och</w:t>
                </w:r>
                <w:r w:rsidRPr="007E042D">
                  <w:rPr>
                    <w:rFonts w:asciiTheme="majorHAnsi" w:eastAsiaTheme="majorEastAsia" w:hAnsiTheme="majorHAnsi" w:cstheme="majorBidi"/>
                    <w:i/>
                    <w:iCs/>
                    <w:sz w:val="24"/>
                    <w:szCs w:val="24"/>
                  </w:rPr>
                  <w:t xml:space="preserve"> Information och automatisering</w:t>
                </w:r>
                <w:r w:rsidRPr="007E042D">
                  <w:rPr>
                    <w:rFonts w:asciiTheme="majorHAnsi" w:eastAsiaTheme="majorEastAsia" w:hAnsiTheme="majorHAnsi" w:cstheme="majorBidi"/>
                    <w:sz w:val="24"/>
                    <w:szCs w:val="24"/>
                  </w:rPr>
                  <w:t xml:space="preserve"> finns det behov av konsult</w:t>
                </w:r>
                <w:r w:rsidR="3FD2154B" w:rsidRPr="007E042D">
                  <w:rPr>
                    <w:rFonts w:asciiTheme="majorHAnsi" w:eastAsiaTheme="majorEastAsia" w:hAnsiTheme="majorHAnsi" w:cstheme="majorBidi"/>
                    <w:sz w:val="24"/>
                    <w:szCs w:val="24"/>
                  </w:rPr>
                  <w:t>stöd</w:t>
                </w:r>
                <w:r w:rsidR="09B3E353" w:rsidRPr="007E042D">
                  <w:rPr>
                    <w:rFonts w:asciiTheme="majorHAnsi" w:eastAsiaTheme="majorEastAsia" w:hAnsiTheme="majorHAnsi" w:cstheme="majorBidi"/>
                    <w:sz w:val="24"/>
                    <w:szCs w:val="24"/>
                  </w:rPr>
                  <w:t xml:space="preserve"> med kompetens</w:t>
                </w:r>
                <w:r w:rsidRPr="007E042D">
                  <w:rPr>
                    <w:rFonts w:asciiTheme="majorHAnsi" w:eastAsiaTheme="majorEastAsia" w:hAnsiTheme="majorHAnsi" w:cstheme="majorBidi"/>
                    <w:sz w:val="24"/>
                    <w:szCs w:val="24"/>
                  </w:rPr>
                  <w:t xml:space="preserve"> inom Microsoft 365</w:t>
                </w:r>
                <w:r w:rsidR="1295F0ED" w:rsidRPr="007E042D">
                  <w:rPr>
                    <w:rFonts w:asciiTheme="majorHAnsi" w:eastAsiaTheme="majorEastAsia" w:hAnsiTheme="majorHAnsi" w:cstheme="majorBidi"/>
                    <w:sz w:val="24"/>
                    <w:szCs w:val="24"/>
                  </w:rPr>
                  <w:t xml:space="preserve">, för att </w:t>
                </w:r>
                <w:r w:rsidR="5DFA7DED" w:rsidRPr="007E042D">
                  <w:rPr>
                    <w:rFonts w:asciiTheme="majorHAnsi" w:eastAsiaTheme="majorEastAsia" w:hAnsiTheme="majorHAnsi" w:cstheme="majorBidi"/>
                    <w:sz w:val="24"/>
                    <w:szCs w:val="24"/>
                  </w:rPr>
                  <w:t>hjälpa oss att upp</w:t>
                </w:r>
                <w:r w:rsidR="1295F0ED" w:rsidRPr="007E042D">
                  <w:rPr>
                    <w:rFonts w:asciiTheme="majorHAnsi" w:eastAsiaTheme="majorEastAsia" w:hAnsiTheme="majorHAnsi" w:cstheme="majorBidi"/>
                    <w:sz w:val="24"/>
                    <w:szCs w:val="24"/>
                  </w:rPr>
                  <w:t>nå projektmål 3</w:t>
                </w:r>
                <w:r w:rsidR="23D55A98" w:rsidRPr="007E042D">
                  <w:rPr>
                    <w:rFonts w:asciiTheme="majorHAnsi" w:eastAsiaTheme="majorEastAsia" w:hAnsiTheme="majorHAnsi" w:cstheme="majorBidi"/>
                    <w:sz w:val="24"/>
                    <w:szCs w:val="24"/>
                  </w:rPr>
                  <w:t>, 4 och 6.</w:t>
                </w:r>
              </w:p>
              <w:p w14:paraId="672EDF35" w14:textId="17ED52EB" w:rsidR="1AE30AE8" w:rsidRPr="007E042D" w:rsidRDefault="1AE30AE8" w:rsidP="5200F8BC">
                <w:pPr>
                  <w:spacing w:line="259" w:lineRule="auto"/>
                  <w:rPr>
                    <w:rFonts w:asciiTheme="majorHAnsi" w:eastAsiaTheme="majorEastAsia" w:hAnsiTheme="majorHAnsi" w:cstheme="majorBidi"/>
                    <w:sz w:val="24"/>
                    <w:szCs w:val="24"/>
                  </w:rPr>
                </w:pPr>
              </w:p>
              <w:p w14:paraId="5DC491AD" w14:textId="346978B0" w:rsidR="002947F1" w:rsidRPr="007E042D" w:rsidRDefault="49312CE8" w:rsidP="5200F8BC">
                <w:pPr>
                  <w:rPr>
                    <w:rFonts w:asciiTheme="majorHAnsi" w:eastAsiaTheme="majorEastAsia" w:hAnsiTheme="majorHAnsi" w:cstheme="majorBidi"/>
                    <w:sz w:val="24"/>
                    <w:szCs w:val="24"/>
                  </w:rPr>
                </w:pPr>
                <w:r w:rsidRPr="007E042D">
                  <w:rPr>
                    <w:rFonts w:asciiTheme="majorHAnsi" w:eastAsiaTheme="majorEastAsia" w:hAnsiTheme="majorHAnsi" w:cstheme="majorBidi"/>
                    <w:sz w:val="24"/>
                    <w:szCs w:val="24"/>
                  </w:rPr>
                  <w:t>Samhällsbyggnadsförvaltningen har redan idag stöd av en konsult i nu efterfrågad roll, men då</w:t>
                </w:r>
                <w:r w:rsidR="19EF583E" w:rsidRPr="007E042D">
                  <w:rPr>
                    <w:rFonts w:asciiTheme="majorHAnsi" w:eastAsiaTheme="majorEastAsia" w:hAnsiTheme="majorHAnsi" w:cstheme="majorBidi"/>
                    <w:sz w:val="24"/>
                    <w:szCs w:val="24"/>
                  </w:rPr>
                  <w:t xml:space="preserve"> </w:t>
                </w:r>
                <w:r w:rsidR="290B28E2" w:rsidRPr="007E042D">
                  <w:rPr>
                    <w:rFonts w:asciiTheme="majorHAnsi" w:eastAsiaTheme="majorEastAsia" w:hAnsiTheme="majorHAnsi" w:cstheme="majorBidi"/>
                    <w:sz w:val="24"/>
                    <w:szCs w:val="24"/>
                  </w:rPr>
                  <w:t xml:space="preserve">uppdraget </w:t>
                </w:r>
                <w:r w:rsidR="156885F6" w:rsidRPr="007E042D">
                  <w:rPr>
                    <w:rFonts w:asciiTheme="majorHAnsi" w:eastAsiaTheme="majorEastAsia" w:hAnsiTheme="majorHAnsi" w:cstheme="majorBidi"/>
                    <w:sz w:val="24"/>
                    <w:szCs w:val="24"/>
                  </w:rPr>
                  <w:t xml:space="preserve">varit begränsat till 100 h </w:t>
                </w:r>
                <w:r w:rsidR="2686C798" w:rsidRPr="007E042D">
                  <w:rPr>
                    <w:rFonts w:asciiTheme="majorHAnsi" w:eastAsiaTheme="majorEastAsia" w:hAnsiTheme="majorHAnsi" w:cstheme="majorBidi"/>
                    <w:sz w:val="24"/>
                    <w:szCs w:val="24"/>
                  </w:rPr>
                  <w:t xml:space="preserve">och vi inte blev klara med våra aktiviteter </w:t>
                </w:r>
                <w:r w:rsidR="290B28E2" w:rsidRPr="007E042D">
                  <w:rPr>
                    <w:rFonts w:asciiTheme="majorHAnsi" w:eastAsiaTheme="majorEastAsia" w:hAnsiTheme="majorHAnsi" w:cstheme="majorBidi"/>
                    <w:sz w:val="24"/>
                    <w:szCs w:val="24"/>
                  </w:rPr>
                  <w:t xml:space="preserve">behöver </w:t>
                </w:r>
                <w:r w:rsidR="5AEF92BD" w:rsidRPr="007E042D">
                  <w:rPr>
                    <w:rFonts w:asciiTheme="majorHAnsi" w:eastAsiaTheme="majorEastAsia" w:hAnsiTheme="majorHAnsi" w:cstheme="majorBidi"/>
                    <w:sz w:val="24"/>
                    <w:szCs w:val="24"/>
                  </w:rPr>
                  <w:t>en</w:t>
                </w:r>
                <w:r w:rsidRPr="007E042D">
                  <w:rPr>
                    <w:rFonts w:asciiTheme="majorHAnsi" w:eastAsiaTheme="majorEastAsia" w:hAnsiTheme="majorHAnsi" w:cstheme="majorBidi"/>
                    <w:sz w:val="24"/>
                    <w:szCs w:val="24"/>
                  </w:rPr>
                  <w:t xml:space="preserve"> FKU</w:t>
                </w:r>
                <w:r w:rsidR="6536DBE1" w:rsidRPr="007E042D">
                  <w:rPr>
                    <w:rFonts w:asciiTheme="majorHAnsi" w:eastAsiaTheme="majorEastAsia" w:hAnsiTheme="majorHAnsi" w:cstheme="majorBidi"/>
                    <w:sz w:val="24"/>
                    <w:szCs w:val="24"/>
                  </w:rPr>
                  <w:t xml:space="preserve"> göras</w:t>
                </w:r>
                <w:r w:rsidRPr="007E042D">
                  <w:rPr>
                    <w:rFonts w:asciiTheme="majorHAnsi" w:eastAsiaTheme="majorEastAsia" w:hAnsiTheme="majorHAnsi" w:cstheme="majorBidi"/>
                    <w:sz w:val="24"/>
                    <w:szCs w:val="24"/>
                  </w:rPr>
                  <w:t xml:space="preserve">. </w:t>
                </w:r>
              </w:p>
            </w:sdtContent>
          </w:sdt>
        </w:tc>
      </w:tr>
      <w:bookmarkEnd w:id="6"/>
    </w:tbl>
    <w:p w14:paraId="69464849" w14:textId="77777777" w:rsidR="009646DB" w:rsidRPr="007E042D" w:rsidRDefault="009646DB" w:rsidP="009646DB">
      <w:pPr>
        <w:pStyle w:val="Rubrik2"/>
        <w:rPr>
          <w:rFonts w:ascii="Corbel" w:hAnsi="Corbel"/>
        </w:rPr>
      </w:pPr>
    </w:p>
    <w:p w14:paraId="4A87B004" w14:textId="15712CBF" w:rsidR="00A14C55" w:rsidRPr="007E042D" w:rsidRDefault="00FB7325" w:rsidP="00FB7325">
      <w:pPr>
        <w:pStyle w:val="Rubrik2"/>
        <w:rPr>
          <w:rFonts w:ascii="Corbel" w:hAnsi="Corbel"/>
        </w:rPr>
      </w:pPr>
      <w:r w:rsidRPr="007E042D">
        <w:rPr>
          <w:rFonts w:ascii="Corbel" w:eastAsia="Corbel" w:hAnsi="Corbel" w:cs="Corbel"/>
          <w:sz w:val="22"/>
          <w:szCs w:val="22"/>
        </w:rPr>
        <w:t xml:space="preserve">     </w:t>
      </w:r>
      <w:r w:rsidR="00CA4299" w:rsidRPr="007E042D">
        <w:rPr>
          <w:rFonts w:ascii="Corbel" w:hAnsi="Corbel"/>
        </w:rPr>
        <w:t>3.2</w:t>
      </w:r>
      <w:r w:rsidR="00EA4742" w:rsidRPr="007E042D">
        <w:rPr>
          <w:rFonts w:ascii="Corbel" w:hAnsi="Corbel"/>
        </w:rPr>
        <w:t>Typ av uppdrag</w:t>
      </w:r>
    </w:p>
    <w:p w14:paraId="2FD25890" w14:textId="69314774" w:rsidR="00D1209D" w:rsidRPr="007E042D" w:rsidRDefault="04689C53" w:rsidP="00B8249A">
      <w:r w:rsidRPr="007E042D">
        <w:t>R</w:t>
      </w:r>
      <w:r w:rsidR="4566F6E6" w:rsidRPr="007E042D">
        <w:t xml:space="preserve">esursuppdrag. </w:t>
      </w:r>
    </w:p>
    <w:p w14:paraId="7C4A20E2" w14:textId="5E0B7DE3" w:rsidR="00D85099" w:rsidRPr="007E042D" w:rsidRDefault="00D85099" w:rsidP="70159EF1">
      <w:pPr>
        <w:spacing w:line="257" w:lineRule="auto"/>
        <w:rPr>
          <w:rFonts w:ascii="Corbel" w:eastAsia="Corbel" w:hAnsi="Corbel" w:cs="Corbel"/>
        </w:rPr>
      </w:pPr>
    </w:p>
    <w:p w14:paraId="7A484462" w14:textId="71CAD878" w:rsidR="00947270" w:rsidRPr="007E042D" w:rsidRDefault="00647CEE" w:rsidP="70159EF1">
      <w:pPr>
        <w:pStyle w:val="Rubrik2"/>
        <w:ind w:left="360"/>
        <w:rPr>
          <w:rFonts w:ascii="Corbel" w:hAnsi="Corbel"/>
          <w:i/>
          <w:iCs/>
          <w:sz w:val="22"/>
          <w:szCs w:val="22"/>
        </w:rPr>
      </w:pPr>
      <w:r w:rsidRPr="007E042D">
        <w:rPr>
          <w:rFonts w:ascii="Corbel" w:hAnsi="Corbel"/>
        </w:rPr>
        <w:t xml:space="preserve">3.3 </w:t>
      </w:r>
      <w:r w:rsidR="008968ED" w:rsidRPr="007E042D">
        <w:rPr>
          <w:rFonts w:ascii="Corbel" w:hAnsi="Corbel"/>
        </w:rPr>
        <w:t xml:space="preserve">Ort </w:t>
      </w:r>
      <w:r w:rsidR="007564AD" w:rsidRPr="007E042D">
        <w:rPr>
          <w:rFonts w:ascii="Corbel" w:hAnsi="Corbel"/>
        </w:rPr>
        <w:t>för</w:t>
      </w:r>
      <w:r w:rsidR="008968ED" w:rsidRPr="007E042D">
        <w:rPr>
          <w:rFonts w:ascii="Corbel" w:hAnsi="Corbel"/>
        </w:rPr>
        <w:t xml:space="preserve"> utförande</w:t>
      </w:r>
    </w:p>
    <w:tbl>
      <w:tblPr>
        <w:tblStyle w:val="Tabellrutnt"/>
        <w:tblW w:w="9493" w:type="dxa"/>
        <w:tblLook w:val="04A0" w:firstRow="1" w:lastRow="0" w:firstColumn="1" w:lastColumn="0" w:noHBand="0" w:noVBand="1"/>
      </w:tblPr>
      <w:tblGrid>
        <w:gridCol w:w="9493"/>
      </w:tblGrid>
      <w:tr w:rsidR="002947F1" w:rsidRPr="007E042D" w14:paraId="2C6C702B" w14:textId="77777777" w:rsidTr="70159EF1">
        <w:trPr>
          <w:trHeight w:val="785"/>
        </w:trPr>
        <w:tc>
          <w:tcPr>
            <w:tcW w:w="9493" w:type="dxa"/>
          </w:tcPr>
          <w:p w14:paraId="5B4CCD4A" w14:textId="37CDDF64" w:rsidR="006271B6" w:rsidRPr="007E042D" w:rsidRDefault="4566F6E6">
            <w:pPr>
              <w:spacing w:line="259" w:lineRule="auto"/>
              <w:rPr>
                <w:rFonts w:ascii="Corbel" w:eastAsia="Corbel" w:hAnsi="Corbel" w:cs="Corbel"/>
              </w:rPr>
              <w:pPrChange w:id="15" w:author="Gästanvändare" w:date="2023-11-14T14:15:00Z">
                <w:pPr/>
              </w:pPrChange>
            </w:pPr>
            <w:bookmarkStart w:id="16" w:name="_Hlk88806743"/>
            <w:r w:rsidRPr="007E042D">
              <w:rPr>
                <w:rFonts w:ascii="Corbel" w:hAnsi="Corbel"/>
              </w:rPr>
              <w:t>Huvuddelen av uppdraget sker på distans men viss del kan behövas utföras på plats i Botkyrka kommunhus.</w:t>
            </w:r>
          </w:p>
        </w:tc>
      </w:tr>
    </w:tbl>
    <w:bookmarkEnd w:id="16"/>
    <w:p w14:paraId="3CE7E427" w14:textId="2FA32CE8" w:rsidR="000D7966" w:rsidRPr="007E042D" w:rsidRDefault="000D7966" w:rsidP="70159EF1">
      <w:pPr>
        <w:pStyle w:val="Rubrik1"/>
        <w:numPr>
          <w:ilvl w:val="0"/>
          <w:numId w:val="15"/>
        </w:numPr>
        <w:rPr>
          <w:rFonts w:ascii="Corbel" w:eastAsia="Corbel" w:hAnsi="Corbel" w:cs="Corbel"/>
          <w:sz w:val="22"/>
          <w:szCs w:val="22"/>
        </w:rPr>
      </w:pPr>
      <w:r w:rsidRPr="007E042D">
        <w:rPr>
          <w:rFonts w:ascii="Corbel" w:hAnsi="Corbel"/>
        </w:rPr>
        <w:t>Förutsättningar för anbudsinlämning</w:t>
      </w:r>
    </w:p>
    <w:p w14:paraId="07618A77" w14:textId="71EB20A5" w:rsidR="00BD3BEC" w:rsidRPr="007E042D" w:rsidRDefault="00711868" w:rsidP="00711868">
      <w:pPr>
        <w:pStyle w:val="Rubrik2"/>
        <w:numPr>
          <w:ilvl w:val="0"/>
          <w:numId w:val="24"/>
        </w:numPr>
        <w:rPr>
          <w:rFonts w:ascii="Corbel" w:hAnsi="Corbel"/>
        </w:rPr>
      </w:pPr>
      <w:r w:rsidRPr="007E042D">
        <w:rPr>
          <w:rFonts w:ascii="Corbel" w:hAnsi="Corbel"/>
        </w:rPr>
        <w:t xml:space="preserve"> Form, innehåll och språk</w:t>
      </w:r>
    </w:p>
    <w:p w14:paraId="7E558B61" w14:textId="3DCF40CE" w:rsidR="00F94BE4" w:rsidRPr="007E042D" w:rsidRDefault="00D11703" w:rsidP="5200F8BC">
      <w:pPr>
        <w:rPr>
          <w:rFonts w:ascii="Corbel" w:eastAsia="Corbel" w:hAnsi="Corbel" w:cs="Corbel"/>
        </w:rPr>
      </w:pPr>
      <w:r w:rsidRPr="007E042D">
        <w:rPr>
          <w:rFonts w:ascii="Corbel" w:hAnsi="Corbel"/>
        </w:rPr>
        <w:t>Anbudet</w:t>
      </w:r>
      <w:r w:rsidRPr="007E042D">
        <w:rPr>
          <w:rFonts w:ascii="Corbel" w:eastAsia="Corbel" w:hAnsi="Corbel" w:cs="Corbel"/>
        </w:rPr>
        <w:t xml:space="preserve"> </w:t>
      </w:r>
      <w:r w:rsidR="00F94BE4" w:rsidRPr="007E042D">
        <w:rPr>
          <w:rFonts w:ascii="Corbel" w:hAnsi="Corbel"/>
        </w:rPr>
        <w:t xml:space="preserve">ska vara skrivet på svenska. Bevis, enstaka ord, vedertagna begrepp, förkortningar och tekniska beskrivningar får vara på engelska. </w:t>
      </w:r>
      <w:r w:rsidR="003D6169" w:rsidRPr="007E042D">
        <w:rPr>
          <w:rFonts w:ascii="Corbel" w:hAnsi="Corbel"/>
        </w:rPr>
        <w:t>Ramavtalsl</w:t>
      </w:r>
      <w:r w:rsidR="00F94BE4" w:rsidRPr="007E042D">
        <w:rPr>
          <w:rFonts w:ascii="Corbel" w:hAnsi="Corbel"/>
        </w:rPr>
        <w:t xml:space="preserve">everantören ska på den </w:t>
      </w:r>
      <w:r w:rsidR="005F70D8" w:rsidRPr="007E042D">
        <w:rPr>
          <w:rFonts w:ascii="Corbel" w:hAnsi="Corbel"/>
        </w:rPr>
        <w:t>avropande</w:t>
      </w:r>
      <w:r w:rsidR="005F70D8" w:rsidRPr="007E042D">
        <w:rPr>
          <w:rFonts w:ascii="Corbel" w:eastAsia="Corbel" w:hAnsi="Corbel" w:cs="Corbel"/>
        </w:rPr>
        <w:t xml:space="preserve"> </w:t>
      </w:r>
      <w:r w:rsidR="00F94BE4" w:rsidRPr="007E042D">
        <w:rPr>
          <w:rFonts w:ascii="Corbel" w:hAnsi="Corbel"/>
        </w:rPr>
        <w:t>myndighetens begäran ombesörja och bekosta översättning om inte annat anges i anslutning till visst krav i denna avropsförfrågan</w:t>
      </w:r>
      <w:r w:rsidR="00F94BE4" w:rsidRPr="007E042D">
        <w:rPr>
          <w:rFonts w:ascii="Corbel" w:eastAsia="Corbel" w:hAnsi="Corbel" w:cs="Corbel"/>
        </w:rPr>
        <w:t>.</w:t>
      </w:r>
    </w:p>
    <w:p w14:paraId="78AE610D" w14:textId="3AB684F6" w:rsidR="70159EF1" w:rsidRPr="007E042D" w:rsidRDefault="70159EF1" w:rsidP="70159EF1">
      <w:pPr>
        <w:rPr>
          <w:rFonts w:ascii="Corbel" w:eastAsia="Corbel" w:hAnsi="Corbel" w:cs="Corbel"/>
        </w:rPr>
      </w:pPr>
    </w:p>
    <w:p w14:paraId="5D7B6E22" w14:textId="6A5D70CD" w:rsidR="00F36D1D" w:rsidRPr="007E042D" w:rsidRDefault="00F36D1D" w:rsidP="00F36D1D">
      <w:pPr>
        <w:pStyle w:val="Rubrik2"/>
        <w:numPr>
          <w:ilvl w:val="0"/>
          <w:numId w:val="24"/>
        </w:numPr>
        <w:rPr>
          <w:rFonts w:ascii="Corbel" w:hAnsi="Corbel"/>
        </w:rPr>
      </w:pPr>
      <w:r w:rsidRPr="007E042D">
        <w:rPr>
          <w:rFonts w:ascii="Corbel" w:hAnsi="Corbel"/>
        </w:rPr>
        <w:t xml:space="preserve"> Tillåtna sätt att lämna anbud</w:t>
      </w:r>
    </w:p>
    <w:tbl>
      <w:tblPr>
        <w:tblStyle w:val="Tabellrutnt"/>
        <w:tblW w:w="9493" w:type="dxa"/>
        <w:tblLook w:val="04A0" w:firstRow="1" w:lastRow="0" w:firstColumn="1" w:lastColumn="0" w:noHBand="0" w:noVBand="1"/>
      </w:tblPr>
      <w:tblGrid>
        <w:gridCol w:w="9493"/>
      </w:tblGrid>
      <w:tr w:rsidR="00C815F4" w:rsidRPr="007E042D" w14:paraId="1654ECB6" w14:textId="77777777" w:rsidTr="5200F8BC">
        <w:trPr>
          <w:trHeight w:val="785"/>
        </w:trPr>
        <w:tc>
          <w:tcPr>
            <w:tcW w:w="9493" w:type="dxa"/>
          </w:tcPr>
          <w:p w14:paraId="3EDBEE62" w14:textId="172AA81A" w:rsidR="00C815F4" w:rsidRPr="007E042D" w:rsidRDefault="00566A17" w:rsidP="5200F8BC">
            <w:pPr>
              <w:rPr>
                <w:rFonts w:ascii="Corbel" w:hAnsi="Corbel"/>
              </w:rPr>
            </w:pPr>
            <w:sdt>
              <w:sdtPr>
                <w:rPr>
                  <w:rFonts w:ascii="Corbel" w:hAnsi="Corbel"/>
                </w:rPr>
                <w:id w:val="-1362885190"/>
                <w:placeholder>
                  <w:docPart w:val="D495514945114B6B98CEB553DAB9222F"/>
                </w:placeholder>
              </w:sdtPr>
              <w:sdtEndPr/>
              <w:sdtContent>
                <w:r w:rsidR="0AB8CFE2" w:rsidRPr="007E042D">
                  <w:rPr>
                    <w:rFonts w:ascii="Corbel" w:hAnsi="Corbel"/>
                  </w:rPr>
                  <w:t>Anbud lämnas elektroniskt via upphandlingsverktyget Kommers Annons.</w:t>
                </w:r>
              </w:sdtContent>
            </w:sdt>
            <w:r w:rsidR="47D59AFF" w:rsidRPr="007E042D">
              <w:rPr>
                <w:rFonts w:ascii="Corbel" w:hAnsi="Corbel"/>
              </w:rPr>
              <w:t xml:space="preserve"> </w:t>
            </w:r>
          </w:p>
        </w:tc>
      </w:tr>
    </w:tbl>
    <w:p w14:paraId="540A5691" w14:textId="77777777" w:rsidR="00FB7325" w:rsidRPr="007E042D" w:rsidRDefault="00FB7325" w:rsidP="00FB7325">
      <w:pPr>
        <w:pStyle w:val="Rubrik2"/>
        <w:ind w:left="720"/>
        <w:rPr>
          <w:rFonts w:ascii="Corbel" w:hAnsi="Corbel"/>
        </w:rPr>
      </w:pPr>
    </w:p>
    <w:p w14:paraId="7B05B48E" w14:textId="5435A739" w:rsidR="0039448D" w:rsidRPr="007E042D" w:rsidRDefault="00D1422D" w:rsidP="70159EF1">
      <w:pPr>
        <w:pStyle w:val="Rubrik2"/>
        <w:numPr>
          <w:ilvl w:val="0"/>
          <w:numId w:val="24"/>
        </w:numPr>
        <w:rPr>
          <w:rFonts w:ascii="Corbel" w:eastAsia="Corbel" w:hAnsi="Corbel" w:cs="Corbel"/>
          <w:sz w:val="22"/>
          <w:szCs w:val="22"/>
        </w:rPr>
      </w:pPr>
      <w:r w:rsidRPr="007E042D">
        <w:rPr>
          <w:rFonts w:ascii="Corbel" w:hAnsi="Corbel"/>
        </w:rPr>
        <w:t xml:space="preserve">Frågor och svar </w:t>
      </w:r>
      <w:bookmarkStart w:id="17" w:name="_Hlk89160818"/>
      <w:bookmarkStart w:id="18" w:name="_Hlk110593423"/>
    </w:p>
    <w:tbl>
      <w:tblPr>
        <w:tblStyle w:val="Tabellrutnt"/>
        <w:tblW w:w="9493" w:type="dxa"/>
        <w:tblLook w:val="04A0" w:firstRow="1" w:lastRow="0" w:firstColumn="1" w:lastColumn="0" w:noHBand="0" w:noVBand="1"/>
      </w:tblPr>
      <w:tblGrid>
        <w:gridCol w:w="9493"/>
      </w:tblGrid>
      <w:tr w:rsidR="00EC4A5B" w:rsidRPr="007E042D" w14:paraId="332B7134" w14:textId="77777777" w:rsidTr="5200F8BC">
        <w:trPr>
          <w:trHeight w:val="785"/>
        </w:trPr>
        <w:tc>
          <w:tcPr>
            <w:tcW w:w="9493" w:type="dxa"/>
          </w:tcPr>
          <w:p w14:paraId="2BB4387F" w14:textId="52B74CFC" w:rsidR="004F5181" w:rsidRPr="007E042D" w:rsidRDefault="004F5181" w:rsidP="004F5181">
            <w:pPr>
              <w:rPr>
                <w:rFonts w:ascii="Corbel" w:hAnsi="Corbel"/>
                <w:b/>
                <w:bCs/>
              </w:rPr>
            </w:pPr>
            <w:bookmarkStart w:id="19" w:name="_Hlk88807718"/>
            <w:bookmarkEnd w:id="17"/>
            <w:r w:rsidRPr="007E042D">
              <w:rPr>
                <w:rFonts w:ascii="Corbel" w:hAnsi="Corbel"/>
                <w:b/>
                <w:bCs/>
              </w:rPr>
              <w:t xml:space="preserve">Frågor eller begäran om förtydligande av avropsförfrågan ska ställas via: </w:t>
            </w:r>
          </w:p>
          <w:p w14:paraId="4B6D1780" w14:textId="7B7E9648" w:rsidR="00EC4A5B" w:rsidRPr="007E042D" w:rsidRDefault="00566A17">
            <w:pPr>
              <w:rPr>
                <w:rFonts w:ascii="Corbel" w:hAnsi="Corbel"/>
                <w:b/>
                <w:bCs/>
              </w:rPr>
            </w:pPr>
            <w:sdt>
              <w:sdtPr>
                <w:rPr>
                  <w:rFonts w:ascii="Corbel" w:hAnsi="Corbel"/>
                </w:rPr>
                <w:id w:val="-2085283143"/>
                <w:placeholder>
                  <w:docPart w:val="DC22574DA34648369A3B247AAF596478"/>
                </w:placeholder>
              </w:sdtPr>
              <w:sdtEndPr/>
              <w:sdtContent>
                <w:r w:rsidR="0AB8CFE2" w:rsidRPr="007E042D">
                  <w:rPr>
                    <w:rFonts w:ascii="Corbel" w:hAnsi="Corbel"/>
                  </w:rPr>
                  <w:t>Upphandlingsverktyget Kommers Annons.</w:t>
                </w:r>
              </w:sdtContent>
            </w:sdt>
            <w:r w:rsidR="6D5FDFC5" w:rsidRPr="007E042D">
              <w:rPr>
                <w:rFonts w:ascii="Corbel" w:hAnsi="Corbel"/>
              </w:rPr>
              <w:t xml:space="preserve"> </w:t>
            </w:r>
          </w:p>
        </w:tc>
      </w:tr>
      <w:bookmarkEnd w:id="18"/>
      <w:bookmarkEnd w:id="19"/>
      <w:tr w:rsidR="00EC4A5B" w:rsidRPr="007E042D" w14:paraId="206262CC" w14:textId="77777777" w:rsidTr="5200F8BC">
        <w:trPr>
          <w:trHeight w:val="785"/>
        </w:trPr>
        <w:tc>
          <w:tcPr>
            <w:tcW w:w="9493" w:type="dxa"/>
          </w:tcPr>
          <w:p w14:paraId="20A9C8E1" w14:textId="5F45F2D7" w:rsidR="00D331D9" w:rsidRPr="007E042D" w:rsidRDefault="00D331D9" w:rsidP="00D331D9">
            <w:pPr>
              <w:rPr>
                <w:rFonts w:ascii="Corbel" w:hAnsi="Corbel"/>
                <w:b/>
                <w:bCs/>
              </w:rPr>
            </w:pPr>
            <w:r w:rsidRPr="007E042D">
              <w:rPr>
                <w:rFonts w:ascii="Corbel" w:hAnsi="Corbel"/>
                <w:b/>
                <w:bCs/>
              </w:rPr>
              <w:t xml:space="preserve">Frågor eller begäran om förtydligande </w:t>
            </w:r>
            <w:r w:rsidR="000077FB" w:rsidRPr="007E042D">
              <w:rPr>
                <w:rFonts w:ascii="Corbel" w:hAnsi="Corbel"/>
                <w:b/>
                <w:bCs/>
              </w:rPr>
              <w:t xml:space="preserve">ska ställas </w:t>
            </w:r>
            <w:r w:rsidRPr="007E042D">
              <w:rPr>
                <w:rFonts w:ascii="Corbel" w:hAnsi="Corbel"/>
                <w:b/>
                <w:bCs/>
              </w:rPr>
              <w:t>senast:</w:t>
            </w:r>
          </w:p>
          <w:sdt>
            <w:sdtPr>
              <w:rPr>
                <w:rFonts w:ascii="Corbel" w:hAnsi="Corbel"/>
                <w:b/>
                <w:bCs/>
              </w:rPr>
              <w:id w:val="2053648713"/>
              <w:placeholder>
                <w:docPart w:val="408F2669598B4CCFAFF43329A86ADF16"/>
              </w:placeholder>
              <w:date w:fullDate="2024-01-24T00:00:00Z">
                <w:dateFormat w:val="yyyy-MM-dd"/>
                <w:lid w:val="sv-SE"/>
                <w:storeMappedDataAs w:val="dateTime"/>
                <w:calendar w:val="gregorian"/>
              </w:date>
            </w:sdtPr>
            <w:sdtEndPr/>
            <w:sdtContent>
              <w:p w14:paraId="0F573A40" w14:textId="5A1A348F" w:rsidR="00EC4A5B" w:rsidRPr="007E042D" w:rsidRDefault="00616709">
                <w:pPr>
                  <w:rPr>
                    <w:rFonts w:ascii="Corbel" w:hAnsi="Corbel"/>
                    <w:b/>
                    <w:bCs/>
                  </w:rPr>
                </w:pPr>
                <w:r w:rsidRPr="007E042D">
                  <w:rPr>
                    <w:rFonts w:ascii="Corbel" w:hAnsi="Corbel"/>
                    <w:b/>
                    <w:bCs/>
                  </w:rPr>
                  <w:t>2024-01-24</w:t>
                </w:r>
              </w:p>
            </w:sdtContent>
          </w:sdt>
        </w:tc>
      </w:tr>
    </w:tbl>
    <w:p w14:paraId="6171B60B" w14:textId="77777777" w:rsidR="00FB7325" w:rsidRPr="007E042D" w:rsidRDefault="00E232C7" w:rsidP="00FB7325">
      <w:pPr>
        <w:pStyle w:val="Rubrik2"/>
        <w:ind w:left="720"/>
        <w:rPr>
          <w:rFonts w:ascii="Corbel" w:hAnsi="Corbel"/>
        </w:rPr>
      </w:pPr>
      <w:r w:rsidRPr="007E042D">
        <w:rPr>
          <w:rFonts w:ascii="Corbel" w:eastAsia="Corbel" w:hAnsi="Corbel" w:cs="Corbel"/>
          <w:sz w:val="22"/>
          <w:szCs w:val="22"/>
        </w:rPr>
        <w:t xml:space="preserve"> </w:t>
      </w:r>
    </w:p>
    <w:p w14:paraId="6DC86EDB" w14:textId="2FFEAB15" w:rsidR="00E232C7" w:rsidRPr="007E042D" w:rsidRDefault="00E232C7" w:rsidP="00E232C7">
      <w:pPr>
        <w:pStyle w:val="Rubrik2"/>
        <w:numPr>
          <w:ilvl w:val="0"/>
          <w:numId w:val="24"/>
        </w:numPr>
        <w:rPr>
          <w:rFonts w:ascii="Corbel" w:hAnsi="Corbel"/>
        </w:rPr>
      </w:pPr>
      <w:r w:rsidRPr="007E042D">
        <w:rPr>
          <w:rFonts w:ascii="Corbel" w:hAnsi="Corbel"/>
        </w:rPr>
        <w:t xml:space="preserve">Sista dag för </w:t>
      </w:r>
      <w:r w:rsidR="6B704ADC" w:rsidRPr="007E042D">
        <w:rPr>
          <w:rFonts w:ascii="Corbel" w:hAnsi="Corbel"/>
        </w:rPr>
        <w:t xml:space="preserve">att </w:t>
      </w:r>
      <w:r w:rsidRPr="007E042D">
        <w:rPr>
          <w:rFonts w:ascii="Corbel" w:hAnsi="Corbel"/>
        </w:rPr>
        <w:t>lämna</w:t>
      </w:r>
      <w:r w:rsidRPr="007E042D">
        <w:rPr>
          <w:rFonts w:ascii="Corbel" w:eastAsia="Corbel" w:hAnsi="Corbel" w:cs="Corbel"/>
          <w:sz w:val="22"/>
          <w:szCs w:val="22"/>
        </w:rPr>
        <w:t xml:space="preserve"> </w:t>
      </w:r>
      <w:r w:rsidR="00A436D9" w:rsidRPr="007E042D">
        <w:rPr>
          <w:rFonts w:ascii="Corbel" w:hAnsi="Corbel"/>
        </w:rPr>
        <w:t>anbud</w:t>
      </w:r>
      <w:r w:rsidR="00A436D9" w:rsidRPr="007E042D">
        <w:rPr>
          <w:rFonts w:ascii="Corbel" w:eastAsia="Corbel" w:hAnsi="Corbel" w:cs="Corbel"/>
          <w:sz w:val="22"/>
          <w:szCs w:val="22"/>
        </w:rPr>
        <w:t xml:space="preserve"> </w:t>
      </w:r>
    </w:p>
    <w:tbl>
      <w:tblPr>
        <w:tblStyle w:val="Tabellrutnt"/>
        <w:tblW w:w="9493" w:type="dxa"/>
        <w:tblLook w:val="04A0" w:firstRow="1" w:lastRow="0" w:firstColumn="1" w:lastColumn="0" w:noHBand="0" w:noVBand="1"/>
      </w:tblPr>
      <w:tblGrid>
        <w:gridCol w:w="9493"/>
      </w:tblGrid>
      <w:tr w:rsidR="006C5478" w:rsidRPr="007E042D" w14:paraId="5B41410B" w14:textId="77777777" w:rsidTr="70159EF1">
        <w:trPr>
          <w:trHeight w:val="785"/>
        </w:trPr>
        <w:bookmarkStart w:id="20" w:name="_Hlk89165362" w:displacedByCustomXml="next"/>
        <w:bookmarkEnd w:id="20" w:displacedByCustomXml="next"/>
        <w:bookmarkStart w:id="21" w:name="_Hlk88808108" w:displacedByCustomXml="next"/>
        <w:sdt>
          <w:sdtPr>
            <w:rPr>
              <w:rFonts w:ascii="Corbel" w:hAnsi="Corbel"/>
              <w:b/>
              <w:bCs/>
            </w:rPr>
            <w:id w:val="524444535"/>
            <w:placeholder>
              <w:docPart w:val="28E63D2187C941CF8AF444BEB47DDDCD"/>
            </w:placeholder>
            <w:date w:fullDate="2024-01-26T00:00:00Z">
              <w:dateFormat w:val="yyyy-MM-dd"/>
              <w:lid w:val="sv-SE"/>
              <w:storeMappedDataAs w:val="dateTime"/>
              <w:calendar w:val="gregorian"/>
            </w:date>
          </w:sdtPr>
          <w:sdtEndPr/>
          <w:sdtContent>
            <w:tc>
              <w:tcPr>
                <w:tcW w:w="9493" w:type="dxa"/>
              </w:tcPr>
              <w:p w14:paraId="658C87C3" w14:textId="7452C5AF" w:rsidR="006C5478" w:rsidRPr="007E042D" w:rsidRDefault="00616709">
                <w:pPr>
                  <w:rPr>
                    <w:rFonts w:ascii="Corbel" w:hAnsi="Corbel"/>
                    <w:b/>
                    <w:bCs/>
                  </w:rPr>
                </w:pPr>
                <w:r w:rsidRPr="007E042D">
                  <w:rPr>
                    <w:rFonts w:ascii="Corbel" w:hAnsi="Corbel"/>
                    <w:b/>
                    <w:bCs/>
                  </w:rPr>
                  <w:t>2024-01-26</w:t>
                </w:r>
              </w:p>
            </w:tc>
          </w:sdtContent>
        </w:sdt>
      </w:tr>
    </w:tbl>
    <w:bookmarkEnd w:id="21"/>
    <w:p w14:paraId="2CCBC717" w14:textId="399F67E1" w:rsidR="00BF7110" w:rsidRPr="007E042D" w:rsidRDefault="00C57367" w:rsidP="00E232C7">
      <w:pPr>
        <w:rPr>
          <w:rFonts w:ascii="Corbel" w:hAnsi="Corbel"/>
        </w:rPr>
      </w:pPr>
      <w:r w:rsidRPr="007E042D">
        <w:rPr>
          <w:rFonts w:ascii="Corbel" w:hAnsi="Corbel"/>
        </w:rPr>
        <w:t xml:space="preserve">Observera att </w:t>
      </w:r>
      <w:r w:rsidR="00A436D9" w:rsidRPr="007E042D">
        <w:rPr>
          <w:rFonts w:ascii="Corbel" w:hAnsi="Corbel"/>
        </w:rPr>
        <w:t>anbud</w:t>
      </w:r>
      <w:r w:rsidR="00A436D9" w:rsidRPr="007E042D">
        <w:rPr>
          <w:rFonts w:ascii="Corbel" w:eastAsia="Corbel" w:hAnsi="Corbel" w:cs="Corbel"/>
        </w:rPr>
        <w:t xml:space="preserve"> </w:t>
      </w:r>
      <w:r w:rsidRPr="007E042D">
        <w:rPr>
          <w:rFonts w:ascii="Corbel" w:hAnsi="Corbel"/>
        </w:rPr>
        <w:t>inkomna efter angiven tidsfrist inte kan beaktas.</w:t>
      </w:r>
    </w:p>
    <w:p w14:paraId="0AE3DACE" w14:textId="1BE6DD38" w:rsidR="00E232C7" w:rsidRPr="007E042D" w:rsidRDefault="00E232C7" w:rsidP="00E232C7">
      <w:pPr>
        <w:pStyle w:val="Rubrik2"/>
        <w:numPr>
          <w:ilvl w:val="0"/>
          <w:numId w:val="24"/>
        </w:numPr>
        <w:rPr>
          <w:rFonts w:ascii="Corbel" w:hAnsi="Corbel"/>
        </w:rPr>
      </w:pPr>
      <w:r w:rsidRPr="007E042D">
        <w:rPr>
          <w:rFonts w:ascii="Corbel" w:eastAsia="Corbel" w:hAnsi="Corbel" w:cs="Corbel"/>
          <w:sz w:val="22"/>
          <w:szCs w:val="22"/>
        </w:rPr>
        <w:t xml:space="preserve"> </w:t>
      </w:r>
      <w:r w:rsidR="00A436D9" w:rsidRPr="007E042D">
        <w:rPr>
          <w:rFonts w:ascii="Corbel" w:hAnsi="Corbel"/>
        </w:rPr>
        <w:t>Anbudets</w:t>
      </w:r>
      <w:r w:rsidR="00A436D9" w:rsidRPr="007E042D">
        <w:rPr>
          <w:rFonts w:ascii="Corbel" w:eastAsia="Corbel" w:hAnsi="Corbel" w:cs="Corbel"/>
          <w:sz w:val="22"/>
          <w:szCs w:val="22"/>
        </w:rPr>
        <w:t xml:space="preserve"> </w:t>
      </w:r>
      <w:r w:rsidRPr="007E042D">
        <w:rPr>
          <w:rFonts w:ascii="Corbel" w:hAnsi="Corbel"/>
        </w:rPr>
        <w:t>giltighetstid</w:t>
      </w:r>
    </w:p>
    <w:tbl>
      <w:tblPr>
        <w:tblStyle w:val="Tabellrutnt"/>
        <w:tblW w:w="9493" w:type="dxa"/>
        <w:tblLook w:val="04A0" w:firstRow="1" w:lastRow="0" w:firstColumn="1" w:lastColumn="0" w:noHBand="0" w:noVBand="1"/>
      </w:tblPr>
      <w:tblGrid>
        <w:gridCol w:w="9493"/>
      </w:tblGrid>
      <w:tr w:rsidR="00710EF6" w:rsidRPr="007E042D" w14:paraId="1DCBBFB8" w14:textId="77777777" w:rsidTr="5200F8BC">
        <w:trPr>
          <w:trHeight w:val="785"/>
        </w:trPr>
        <w:tc>
          <w:tcPr>
            <w:tcW w:w="9493" w:type="dxa"/>
          </w:tcPr>
          <w:p w14:paraId="2F0EE1DD" w14:textId="31C4E1DC" w:rsidR="009E2396" w:rsidRPr="007E042D" w:rsidRDefault="009E2396">
            <w:pPr>
              <w:rPr>
                <w:rFonts w:ascii="Corbel" w:hAnsi="Corbel"/>
                <w:b/>
                <w:bCs/>
              </w:rPr>
            </w:pPr>
            <w:bookmarkStart w:id="22" w:name="_Hlk89168117"/>
            <w:bookmarkEnd w:id="22"/>
            <w:r w:rsidRPr="007E042D">
              <w:rPr>
                <w:rFonts w:ascii="Corbel" w:hAnsi="Corbel"/>
                <w:b/>
                <w:bCs/>
              </w:rPr>
              <w:t>Svar på denna avropsförfråga ska vara giltigt minst t.o.m. nedanstående datum:</w:t>
            </w:r>
          </w:p>
          <w:sdt>
            <w:sdtPr>
              <w:rPr>
                <w:rFonts w:ascii="Corbel" w:hAnsi="Corbel"/>
                <w:b/>
                <w:bCs/>
              </w:rPr>
              <w:id w:val="-2002347693"/>
              <w:placeholder>
                <w:docPart w:val="66EAB68E998E478BA0F03019223BE763"/>
              </w:placeholder>
              <w:date w:fullDate="2024-04-30T00:00:00Z">
                <w:dateFormat w:val="yyyy-MM-dd"/>
                <w:lid w:val="sv-SE"/>
                <w:storeMappedDataAs w:val="dateTime"/>
                <w:calendar w:val="gregorian"/>
              </w:date>
            </w:sdtPr>
            <w:sdtEndPr/>
            <w:sdtContent>
              <w:p w14:paraId="5EB340D9" w14:textId="353A1275" w:rsidR="00710EF6" w:rsidRPr="007E042D" w:rsidRDefault="00616709">
                <w:pPr>
                  <w:rPr>
                    <w:rFonts w:ascii="Corbel" w:hAnsi="Corbel"/>
                    <w:b/>
                    <w:bCs/>
                  </w:rPr>
                </w:pPr>
                <w:r w:rsidRPr="007E042D">
                  <w:rPr>
                    <w:rFonts w:ascii="Corbel" w:hAnsi="Corbel"/>
                    <w:b/>
                    <w:bCs/>
                  </w:rPr>
                  <w:t>2024-04-30</w:t>
                </w:r>
              </w:p>
            </w:sdtContent>
          </w:sdt>
        </w:tc>
      </w:tr>
    </w:tbl>
    <w:p w14:paraId="51FC3A62" w14:textId="77777777" w:rsidR="00FB7325" w:rsidRPr="007E042D" w:rsidRDefault="00FB7325" w:rsidP="00FB7325">
      <w:pPr>
        <w:pStyle w:val="Rubrik2"/>
        <w:ind w:left="720"/>
        <w:rPr>
          <w:rFonts w:ascii="Corbel" w:hAnsi="Corbel"/>
        </w:rPr>
      </w:pPr>
    </w:p>
    <w:p w14:paraId="0A2E0930" w14:textId="53D98672" w:rsidR="00E232C7" w:rsidRPr="007E042D" w:rsidRDefault="00E232C7" w:rsidP="70159EF1">
      <w:pPr>
        <w:pStyle w:val="Rubrik2"/>
        <w:numPr>
          <w:ilvl w:val="0"/>
          <w:numId w:val="24"/>
        </w:numPr>
        <w:rPr>
          <w:rFonts w:ascii="Corbel" w:eastAsia="Corbel" w:hAnsi="Corbel" w:cs="Corbel"/>
          <w:sz w:val="22"/>
          <w:szCs w:val="22"/>
        </w:rPr>
      </w:pPr>
      <w:r w:rsidRPr="007E042D">
        <w:rPr>
          <w:rFonts w:ascii="Corbel" w:hAnsi="Corbel"/>
        </w:rPr>
        <w:t>Kontrakts</w:t>
      </w:r>
      <w:r w:rsidR="00D46F1D" w:rsidRPr="007E042D">
        <w:rPr>
          <w:rFonts w:ascii="Corbel" w:hAnsi="Corbel"/>
        </w:rPr>
        <w:t>tid</w:t>
      </w:r>
      <w:r w:rsidRPr="007E042D">
        <w:rPr>
          <w:rFonts w:ascii="Corbel" w:hAnsi="Corbel"/>
        </w:rPr>
        <w:t xml:space="preserve"> och planerad </w:t>
      </w:r>
      <w:r w:rsidR="00C9635D" w:rsidRPr="007E042D">
        <w:rPr>
          <w:rFonts w:ascii="Corbel" w:hAnsi="Corbel"/>
        </w:rPr>
        <w:t>kontrakt</w:t>
      </w:r>
      <w:r w:rsidR="166FB34E" w:rsidRPr="007E042D">
        <w:rPr>
          <w:rFonts w:ascii="Corbel" w:hAnsi="Corbel"/>
        </w:rPr>
        <w:t>s</w:t>
      </w:r>
      <w:r w:rsidR="00C9635D" w:rsidRPr="007E042D">
        <w:rPr>
          <w:rFonts w:ascii="Corbel" w:hAnsi="Corbel"/>
        </w:rPr>
        <w:t>start</w:t>
      </w:r>
    </w:p>
    <w:tbl>
      <w:tblPr>
        <w:tblStyle w:val="Tabellrutnt"/>
        <w:tblW w:w="9493" w:type="dxa"/>
        <w:tblLook w:val="04A0" w:firstRow="1" w:lastRow="0" w:firstColumn="1" w:lastColumn="0" w:noHBand="0" w:noVBand="1"/>
      </w:tblPr>
      <w:tblGrid>
        <w:gridCol w:w="9493"/>
      </w:tblGrid>
      <w:tr w:rsidR="00BF04FC" w:rsidRPr="007E042D" w14:paraId="49F21B7C" w14:textId="77777777" w:rsidTr="5200F8BC">
        <w:trPr>
          <w:trHeight w:val="785"/>
        </w:trPr>
        <w:tc>
          <w:tcPr>
            <w:tcW w:w="9493" w:type="dxa"/>
          </w:tcPr>
          <w:bookmarkStart w:id="23" w:name="_Hlk89168216" w:displacedByCustomXml="next"/>
          <w:bookmarkEnd w:id="23" w:displacedByCustomXml="next"/>
          <w:sdt>
            <w:sdtPr>
              <w:rPr>
                <w:rFonts w:ascii="Corbel" w:eastAsia="Corbel" w:hAnsi="Corbel" w:cs="Corbel"/>
              </w:rPr>
              <w:id w:val="-1110279060"/>
              <w:placeholder>
                <w:docPart w:val="C933BB15AADE43FF93EE9C3DC1CC5BB2"/>
              </w:placeholder>
            </w:sdtPr>
            <w:sdtEndPr/>
            <w:sdtContent>
              <w:p w14:paraId="568B7799" w14:textId="1960D31D" w:rsidR="01B266B6" w:rsidRPr="007E042D" w:rsidRDefault="76A75D15" w:rsidP="70159EF1">
                <w:pPr>
                  <w:rPr>
                    <w:rFonts w:ascii="Corbel" w:eastAsia="Corbel" w:hAnsi="Corbel" w:cs="Corbel"/>
                  </w:rPr>
                </w:pPr>
                <w:r w:rsidRPr="007E042D">
                  <w:rPr>
                    <w:rFonts w:ascii="Corbel" w:eastAsia="Corbel" w:hAnsi="Corbel" w:cs="Corbel"/>
                  </w:rPr>
                  <w:t xml:space="preserve">Kontraktstid </w:t>
                </w:r>
              </w:p>
              <w:p w14:paraId="0765080A" w14:textId="569EEC9D" w:rsidR="00BF04FC" w:rsidRPr="007E042D" w:rsidRDefault="76A75D15" w:rsidP="70159EF1">
                <w:pPr>
                  <w:rPr>
                    <w:rFonts w:ascii="Corbel" w:hAnsi="Corbel"/>
                    <w:b/>
                    <w:bCs/>
                  </w:rPr>
                </w:pPr>
                <w:r w:rsidRPr="007E042D">
                  <w:rPr>
                    <w:rFonts w:ascii="Corbel" w:eastAsia="Corbel" w:hAnsi="Corbel" w:cs="Corbel"/>
                  </w:rPr>
                  <w:t xml:space="preserve">Planerad kontraktsstart </w:t>
                </w:r>
                <w:r w:rsidR="009D0F61">
                  <w:rPr>
                    <w:rFonts w:ascii="Corbel" w:eastAsia="Corbel" w:hAnsi="Corbel" w:cs="Corbel"/>
                  </w:rPr>
                  <w:t>7</w:t>
                </w:r>
                <w:r w:rsidRPr="007E042D">
                  <w:rPr>
                    <w:rFonts w:ascii="Corbel" w:eastAsia="Corbel" w:hAnsi="Corbel" w:cs="Corbel"/>
                  </w:rPr>
                  <w:t xml:space="preserve"> </w:t>
                </w:r>
                <w:r w:rsidR="66466BB5" w:rsidRPr="007E042D">
                  <w:rPr>
                    <w:rFonts w:ascii="Corbel" w:eastAsia="Corbel" w:hAnsi="Corbel" w:cs="Corbel"/>
                  </w:rPr>
                  <w:t xml:space="preserve">februari </w:t>
                </w:r>
                <w:r w:rsidR="63B57AC4" w:rsidRPr="007E042D">
                  <w:rPr>
                    <w:rFonts w:ascii="Corbel" w:eastAsia="Corbel" w:hAnsi="Corbel" w:cs="Corbel"/>
                  </w:rPr>
                  <w:t>2024</w:t>
                </w:r>
                <w:r w:rsidRPr="007E042D">
                  <w:rPr>
                    <w:rFonts w:ascii="Corbel" w:eastAsia="Corbel" w:hAnsi="Corbel" w:cs="Corbel"/>
                  </w:rPr>
                  <w:t>.</w:t>
                </w:r>
              </w:p>
            </w:sdtContent>
          </w:sdt>
        </w:tc>
      </w:tr>
    </w:tbl>
    <w:p w14:paraId="681BFB07" w14:textId="77777777" w:rsidR="00FB7325" w:rsidRPr="007E042D" w:rsidRDefault="00FB7325" w:rsidP="00FB7325">
      <w:pPr>
        <w:pStyle w:val="Rubrik2"/>
        <w:ind w:left="720"/>
        <w:rPr>
          <w:rFonts w:ascii="Corbel" w:hAnsi="Corbel"/>
        </w:rPr>
      </w:pPr>
    </w:p>
    <w:p w14:paraId="0C3FDDE6" w14:textId="5458A76E" w:rsidR="00E232C7" w:rsidRPr="007E042D" w:rsidRDefault="00E232C7" w:rsidP="00E232C7">
      <w:pPr>
        <w:pStyle w:val="Rubrik2"/>
        <w:numPr>
          <w:ilvl w:val="0"/>
          <w:numId w:val="24"/>
        </w:numPr>
        <w:rPr>
          <w:rFonts w:ascii="Corbel" w:hAnsi="Corbel"/>
        </w:rPr>
      </w:pPr>
      <w:r w:rsidRPr="007E042D">
        <w:rPr>
          <w:rFonts w:ascii="Corbel" w:hAnsi="Corbel"/>
        </w:rPr>
        <w:t>Uppskattat kontraktsvärde</w:t>
      </w:r>
    </w:p>
    <w:tbl>
      <w:tblPr>
        <w:tblStyle w:val="Tabellrutnt"/>
        <w:tblW w:w="9493" w:type="dxa"/>
        <w:tblLook w:val="04A0" w:firstRow="1" w:lastRow="0" w:firstColumn="1" w:lastColumn="0" w:noHBand="0" w:noVBand="1"/>
      </w:tblPr>
      <w:tblGrid>
        <w:gridCol w:w="9493"/>
      </w:tblGrid>
      <w:tr w:rsidR="009B18FB" w:rsidRPr="007E042D" w14:paraId="1F976967" w14:textId="77777777">
        <w:trPr>
          <w:trHeight w:val="785"/>
        </w:trPr>
        <w:tc>
          <w:tcPr>
            <w:tcW w:w="9493" w:type="dxa"/>
          </w:tcPr>
          <w:bookmarkStart w:id="24" w:name="_Hlk88809257"/>
          <w:p w14:paraId="3C262CF4" w14:textId="090CD14C" w:rsidR="009B18FB" w:rsidRPr="007E042D" w:rsidRDefault="00566A17">
            <w:pPr>
              <w:rPr>
                <w:rFonts w:ascii="Corbel" w:hAnsi="Corbel"/>
              </w:rPr>
            </w:pPr>
            <w:sdt>
              <w:sdtPr>
                <w:rPr>
                  <w:rFonts w:ascii="Corbel" w:hAnsi="Corbel"/>
                </w:rPr>
                <w:id w:val="373738303"/>
                <w:placeholder>
                  <w:docPart w:val="2A4413C0A47E4B39AA61FA903300715E"/>
                </w:placeholder>
              </w:sdtPr>
              <w:sdtEndPr/>
              <w:sdtContent>
                <w:r w:rsidR="30237383" w:rsidRPr="007E042D">
                  <w:rPr>
                    <w:rFonts w:ascii="Corbel" w:hAnsi="Corbel"/>
                  </w:rPr>
                  <w:t>Cirka 6</w:t>
                </w:r>
                <w:r w:rsidR="001658DC">
                  <w:rPr>
                    <w:rFonts w:ascii="Corbel" w:hAnsi="Corbel"/>
                  </w:rPr>
                  <w:t xml:space="preserve">00 </w:t>
                </w:r>
                <w:r w:rsidR="30237383" w:rsidRPr="007E042D">
                  <w:rPr>
                    <w:rFonts w:ascii="Corbel" w:hAnsi="Corbel"/>
                  </w:rPr>
                  <w:t>timmar.</w:t>
                </w:r>
              </w:sdtContent>
            </w:sdt>
          </w:p>
        </w:tc>
      </w:tr>
      <w:bookmarkEnd w:id="24"/>
    </w:tbl>
    <w:p w14:paraId="4C45793B" w14:textId="2BBBA4DA" w:rsidR="009140DC" w:rsidRPr="007E042D" w:rsidRDefault="009140DC" w:rsidP="009140DC">
      <w:pPr>
        <w:pStyle w:val="Rubrik2"/>
        <w:ind w:left="720"/>
        <w:rPr>
          <w:rFonts w:ascii="Corbel" w:hAnsi="Corbel"/>
        </w:rPr>
      </w:pPr>
    </w:p>
    <w:p w14:paraId="1054DAC6" w14:textId="42D6FA19" w:rsidR="009140DC" w:rsidRPr="007E042D" w:rsidRDefault="00E232C7" w:rsidP="009140DC">
      <w:pPr>
        <w:pStyle w:val="Rubrik2"/>
        <w:numPr>
          <w:ilvl w:val="0"/>
          <w:numId w:val="24"/>
        </w:numPr>
        <w:rPr>
          <w:rFonts w:ascii="Corbel" w:hAnsi="Corbel"/>
        </w:rPr>
      </w:pPr>
      <w:r w:rsidRPr="007E042D">
        <w:rPr>
          <w:rFonts w:ascii="Corbel" w:hAnsi="Corbel"/>
        </w:rPr>
        <w:t>Sekretess</w:t>
      </w:r>
    </w:p>
    <w:p w14:paraId="0E1F1FB6" w14:textId="4423A99B" w:rsidR="00123A16" w:rsidRPr="007E042D" w:rsidRDefault="00123A16" w:rsidP="5200F8BC">
      <w:pPr>
        <w:autoSpaceDE w:val="0"/>
        <w:autoSpaceDN w:val="0"/>
        <w:adjustRightInd w:val="0"/>
        <w:spacing w:after="0" w:line="240" w:lineRule="auto"/>
        <w:rPr>
          <w:rFonts w:ascii="Corbel" w:hAnsi="Corbel"/>
        </w:rPr>
      </w:pPr>
      <w:r w:rsidRPr="007E042D">
        <w:rPr>
          <w:rFonts w:ascii="Corbel" w:hAnsi="Corbel"/>
        </w:rPr>
        <w:t xml:space="preserve">Innehållet i </w:t>
      </w:r>
      <w:r w:rsidR="00A436D9" w:rsidRPr="007E042D">
        <w:rPr>
          <w:rFonts w:ascii="Corbel" w:hAnsi="Corbel"/>
        </w:rPr>
        <w:t>anbudet</w:t>
      </w:r>
      <w:r w:rsidR="00A436D9" w:rsidRPr="007E042D">
        <w:rPr>
          <w:rFonts w:ascii="Corbel" w:eastAsia="Corbel" w:hAnsi="Corbel" w:cs="Corbel"/>
        </w:rPr>
        <w:t xml:space="preserve"> </w:t>
      </w:r>
      <w:r w:rsidRPr="007E042D">
        <w:rPr>
          <w:rFonts w:ascii="Corbel" w:hAnsi="Corbel"/>
        </w:rPr>
        <w:t>omfattas av sekretess fram till det att beslut fattats om val av leverantör.</w:t>
      </w:r>
      <w:r w:rsidR="00D11703" w:rsidRPr="007E042D">
        <w:rPr>
          <w:rFonts w:ascii="Corbel" w:eastAsia="Corbel" w:hAnsi="Corbel" w:cs="Corbel"/>
        </w:rPr>
        <w:t xml:space="preserve"> </w:t>
      </w:r>
      <w:r w:rsidRPr="007E042D">
        <w:rPr>
          <w:rFonts w:ascii="Corbel" w:hAnsi="Corbel"/>
        </w:rPr>
        <w:t xml:space="preserve">Om </w:t>
      </w:r>
      <w:r w:rsidR="004F68C5" w:rsidRPr="007E042D">
        <w:rPr>
          <w:rFonts w:ascii="Corbel" w:hAnsi="Corbel"/>
        </w:rPr>
        <w:t>ramavtals</w:t>
      </w:r>
      <w:r w:rsidRPr="007E042D">
        <w:rPr>
          <w:rFonts w:ascii="Corbel" w:hAnsi="Corbel"/>
        </w:rPr>
        <w:t xml:space="preserve">leverantören anser att vissa uppgifter i </w:t>
      </w:r>
      <w:r w:rsidR="00A436D9" w:rsidRPr="007E042D">
        <w:rPr>
          <w:rFonts w:ascii="Corbel" w:hAnsi="Corbel"/>
        </w:rPr>
        <w:t>anbudet</w:t>
      </w:r>
      <w:r w:rsidR="00A436D9" w:rsidRPr="007E042D">
        <w:rPr>
          <w:rFonts w:ascii="Corbel" w:eastAsia="Corbel" w:hAnsi="Corbel" w:cs="Corbel"/>
        </w:rPr>
        <w:t xml:space="preserve"> </w:t>
      </w:r>
      <w:r w:rsidRPr="007E042D">
        <w:rPr>
          <w:rFonts w:ascii="Corbel" w:hAnsi="Corbel"/>
        </w:rPr>
        <w:t xml:space="preserve">ska </w:t>
      </w:r>
      <w:r w:rsidR="00E46489" w:rsidRPr="007E042D">
        <w:rPr>
          <w:rFonts w:ascii="Corbel" w:hAnsi="Corbel"/>
        </w:rPr>
        <w:t>omfattas av</w:t>
      </w:r>
      <w:r w:rsidRPr="007E042D">
        <w:rPr>
          <w:rFonts w:ascii="Corbel" w:hAnsi="Corbel"/>
        </w:rPr>
        <w:t xml:space="preserve"> sekretess även efter att tilldelningsbeslut har meddelats, ombeds </w:t>
      </w:r>
      <w:r w:rsidR="004F68C5" w:rsidRPr="007E042D">
        <w:rPr>
          <w:rFonts w:ascii="Corbel" w:hAnsi="Corbel"/>
        </w:rPr>
        <w:t>ramavtals</w:t>
      </w:r>
      <w:r w:rsidRPr="007E042D">
        <w:rPr>
          <w:rFonts w:ascii="Corbel" w:hAnsi="Corbel"/>
        </w:rPr>
        <w:t xml:space="preserve">leverantören lämna en sekretessbegäran med </w:t>
      </w:r>
      <w:r w:rsidR="00A436D9" w:rsidRPr="007E042D">
        <w:rPr>
          <w:rFonts w:ascii="Corbel" w:hAnsi="Corbel"/>
        </w:rPr>
        <w:t>anbudet</w:t>
      </w:r>
      <w:r w:rsidR="00A436D9" w:rsidRPr="007E042D">
        <w:rPr>
          <w:rFonts w:ascii="Corbel" w:eastAsia="Corbel" w:hAnsi="Corbel" w:cs="Corbel"/>
        </w:rPr>
        <w:t xml:space="preserve"> </w:t>
      </w:r>
      <w:r w:rsidRPr="007E042D">
        <w:rPr>
          <w:rFonts w:ascii="Corbel" w:hAnsi="Corbel"/>
        </w:rPr>
        <w:t xml:space="preserve">där det framgår vilka uppgifter det gäller och skälen för detta. </w:t>
      </w:r>
      <w:r w:rsidR="004F68C5" w:rsidRPr="007E042D">
        <w:rPr>
          <w:rFonts w:ascii="Corbel" w:hAnsi="Corbel"/>
        </w:rPr>
        <w:t>Ramavtals</w:t>
      </w:r>
      <w:r w:rsidR="0053233F" w:rsidRPr="007E042D">
        <w:rPr>
          <w:rFonts w:ascii="Corbel" w:hAnsi="Corbel"/>
        </w:rPr>
        <w:t>l</w:t>
      </w:r>
      <w:r w:rsidRPr="007E042D">
        <w:rPr>
          <w:rFonts w:ascii="Corbel" w:hAnsi="Corbel"/>
        </w:rPr>
        <w:t xml:space="preserve">everantörens sekretessbegäran är inte bindande för den </w:t>
      </w:r>
      <w:r w:rsidR="006838A1" w:rsidRPr="007E042D">
        <w:rPr>
          <w:rFonts w:ascii="Corbel" w:hAnsi="Corbel"/>
        </w:rPr>
        <w:t>avropande</w:t>
      </w:r>
      <w:r w:rsidR="006838A1" w:rsidRPr="007E042D">
        <w:rPr>
          <w:rFonts w:ascii="Corbel" w:eastAsia="Corbel" w:hAnsi="Corbel" w:cs="Corbel"/>
        </w:rPr>
        <w:t xml:space="preserve"> </w:t>
      </w:r>
      <w:r w:rsidRPr="007E042D">
        <w:rPr>
          <w:rFonts w:ascii="Corbel" w:hAnsi="Corbel"/>
        </w:rPr>
        <w:t xml:space="preserve">myndigheten, utan en självständig sekretessprövning kommer alltid att genomföras av den </w:t>
      </w:r>
      <w:r w:rsidR="005551F8" w:rsidRPr="007E042D">
        <w:rPr>
          <w:rFonts w:ascii="Corbel" w:hAnsi="Corbel"/>
        </w:rPr>
        <w:t>avropande</w:t>
      </w:r>
      <w:r w:rsidR="005551F8" w:rsidRPr="007E042D">
        <w:rPr>
          <w:rFonts w:ascii="Corbel" w:eastAsia="Corbel" w:hAnsi="Corbel" w:cs="Corbel"/>
        </w:rPr>
        <w:t xml:space="preserve"> </w:t>
      </w:r>
      <w:r w:rsidRPr="007E042D">
        <w:rPr>
          <w:rFonts w:ascii="Corbel" w:hAnsi="Corbel"/>
        </w:rPr>
        <w:t>myndigheten om anbudshandlingar begärs utlämnade.</w:t>
      </w:r>
    </w:p>
    <w:p w14:paraId="30982F2E" w14:textId="60C18D03" w:rsidR="00AC12AD" w:rsidRPr="007E042D" w:rsidRDefault="1B373C44" w:rsidP="5200F8BC">
      <w:pPr>
        <w:pStyle w:val="Rubrik1"/>
        <w:numPr>
          <w:ilvl w:val="0"/>
          <w:numId w:val="15"/>
        </w:numPr>
        <w:rPr>
          <w:rFonts w:ascii="Corbel" w:hAnsi="Corbel"/>
        </w:rPr>
      </w:pPr>
      <w:r w:rsidRPr="007E042D">
        <w:rPr>
          <w:rFonts w:ascii="Corbel" w:hAnsi="Corbel"/>
          <w:rPrChange w:id="25" w:author="Gästanvändare" w:date="2023-11-09T13:36:00Z">
            <w:rPr>
              <w:rFonts w:ascii="Corbel" w:eastAsia="Corbel" w:hAnsi="Corbel" w:cs="Corbel"/>
              <w:sz w:val="22"/>
              <w:szCs w:val="22"/>
              <w:highlight w:val="yellow"/>
            </w:rPr>
          </w:rPrChange>
        </w:rPr>
        <w:t>Kravspecifikation</w:t>
      </w:r>
    </w:p>
    <w:p w14:paraId="52EFA987" w14:textId="6F3FF2A0" w:rsidR="00AC12AD" w:rsidRPr="007E042D" w:rsidRDefault="005F2018" w:rsidP="005F2018">
      <w:pPr>
        <w:pStyle w:val="Rubrik2"/>
        <w:ind w:left="360"/>
        <w:rPr>
          <w:rFonts w:ascii="Corbel" w:hAnsi="Corbel"/>
        </w:rPr>
      </w:pPr>
      <w:r w:rsidRPr="007E042D">
        <w:rPr>
          <w:rFonts w:ascii="Corbel" w:hAnsi="Corbel"/>
        </w:rPr>
        <w:t>5.1</w:t>
      </w:r>
      <w:r w:rsidR="006E71BE" w:rsidRPr="007E042D">
        <w:rPr>
          <w:rFonts w:ascii="Corbel" w:hAnsi="Corbel"/>
        </w:rPr>
        <w:t xml:space="preserve"> Uppdraget</w:t>
      </w:r>
    </w:p>
    <w:tbl>
      <w:tblPr>
        <w:tblStyle w:val="Tabellrutnt"/>
        <w:tblW w:w="9493" w:type="dxa"/>
        <w:tblLook w:val="04A0" w:firstRow="1" w:lastRow="0" w:firstColumn="1" w:lastColumn="0" w:noHBand="0" w:noVBand="1"/>
      </w:tblPr>
      <w:tblGrid>
        <w:gridCol w:w="9493"/>
      </w:tblGrid>
      <w:tr w:rsidR="006E71BE" w:rsidRPr="007E042D" w14:paraId="0709C116" w14:textId="77777777" w:rsidTr="5200F8BC">
        <w:trPr>
          <w:trHeight w:val="785"/>
        </w:trPr>
        <w:tc>
          <w:tcPr>
            <w:tcW w:w="9493" w:type="dxa"/>
          </w:tcPr>
          <w:p w14:paraId="2A288235" w14:textId="069F474C" w:rsidR="006E71BE" w:rsidRPr="007E042D" w:rsidRDefault="4566F6E6">
            <w:pPr>
              <w:rPr>
                <w:ins w:id="26" w:author="Jarlenfors Angela" w:date="2023-11-16T13:00:00Z"/>
                <w:rFonts w:ascii="Corbel" w:hAnsi="Corbel"/>
                <w:b/>
                <w:bCs/>
              </w:rPr>
            </w:pPr>
            <w:r w:rsidRPr="007E042D">
              <w:rPr>
                <w:rFonts w:ascii="Corbel" w:hAnsi="Corbel"/>
                <w:b/>
                <w:bCs/>
              </w:rPr>
              <w:t xml:space="preserve">Beskrivning av uppdraget: </w:t>
            </w:r>
          </w:p>
          <w:p w14:paraId="3B6437E3" w14:textId="22729EC9" w:rsidR="4566F6E6" w:rsidRPr="007E042D" w:rsidRDefault="4566F6E6" w:rsidP="4566F6E6">
            <w:pPr>
              <w:rPr>
                <w:rFonts w:ascii="Corbel" w:hAnsi="Corbel"/>
                <w:b/>
                <w:bCs/>
              </w:rPr>
            </w:pPr>
          </w:p>
          <w:p w14:paraId="524ACEFB" w14:textId="37860378" w:rsidR="0AB8CFE2" w:rsidRPr="007E042D" w:rsidRDefault="0AB8CFE2" w:rsidP="0AB8CFE2">
            <w:pPr>
              <w:rPr>
                <w:rFonts w:ascii="Corbel" w:hAnsi="Corbel"/>
                <w:b/>
                <w:bCs/>
              </w:rPr>
            </w:pPr>
            <w:r w:rsidRPr="007E042D">
              <w:rPr>
                <w:rFonts w:ascii="Corbel" w:hAnsi="Corbel"/>
                <w:b/>
                <w:bCs/>
              </w:rPr>
              <w:t>Konsulte</w:t>
            </w:r>
            <w:r w:rsidR="00054B2E" w:rsidRPr="007E042D">
              <w:rPr>
                <w:rFonts w:ascii="Corbel" w:hAnsi="Corbel"/>
                <w:b/>
                <w:bCs/>
              </w:rPr>
              <w:t>n</w:t>
            </w:r>
            <w:r w:rsidRPr="007E042D">
              <w:rPr>
                <w:rFonts w:ascii="Corbel" w:hAnsi="Corbel"/>
                <w:b/>
                <w:bCs/>
              </w:rPr>
              <w:t xml:space="preserve"> ska agera i Botkyrka kommuns bästa intresse.</w:t>
            </w:r>
          </w:p>
          <w:p w14:paraId="37455F5B" w14:textId="6A1EA52A" w:rsidR="0AB8CFE2" w:rsidRPr="007E042D" w:rsidRDefault="0AB8CFE2" w:rsidP="0AB8CFE2">
            <w:pPr>
              <w:rPr>
                <w:ins w:id="27" w:author="Jarlenfors Angela" w:date="2023-11-16T13:00:00Z"/>
                <w:rFonts w:ascii="Corbel" w:hAnsi="Corbel"/>
                <w:b/>
                <w:bCs/>
              </w:rPr>
            </w:pPr>
          </w:p>
          <w:p w14:paraId="2B89ACE5" w14:textId="4E5CB077" w:rsidR="00845EFF" w:rsidRPr="007E042D" w:rsidRDefault="3C5820D0" w:rsidP="5200F8BC">
            <w:pPr>
              <w:spacing w:line="257" w:lineRule="auto"/>
              <w:rPr>
                <w:rFonts w:ascii="Corbel" w:hAnsi="Corbel"/>
              </w:rPr>
            </w:pPr>
            <w:r w:rsidRPr="007E042D">
              <w:rPr>
                <w:rFonts w:ascii="Corbel" w:hAnsi="Corbel"/>
              </w:rPr>
              <w:lastRenderedPageBreak/>
              <w:t>Samhällsbyggnadsförvaltningen söker stöd för två olika projekt</w:t>
            </w:r>
            <w:r w:rsidR="0FED29B8" w:rsidRPr="007E042D">
              <w:rPr>
                <w:rFonts w:ascii="Corbel" w:hAnsi="Corbel"/>
              </w:rPr>
              <w:t xml:space="preserve"> inom programmet Obruten digital samhällsbyggnadsprocess 2025</w:t>
            </w:r>
            <w:r w:rsidRPr="007E042D">
              <w:rPr>
                <w:rFonts w:ascii="Corbel" w:hAnsi="Corbel"/>
              </w:rPr>
              <w:t xml:space="preserve">: Organisation och </w:t>
            </w:r>
            <w:r w:rsidR="39A0E02F" w:rsidRPr="007E042D">
              <w:rPr>
                <w:rFonts w:ascii="Corbel" w:hAnsi="Corbel"/>
              </w:rPr>
              <w:t>a</w:t>
            </w:r>
            <w:r w:rsidRPr="007E042D">
              <w:rPr>
                <w:rFonts w:ascii="Corbel" w:hAnsi="Corbel"/>
              </w:rPr>
              <w:t xml:space="preserve">rbetssätt (OA) samt Information och </w:t>
            </w:r>
            <w:r w:rsidR="4A4B3E5D" w:rsidRPr="007E042D">
              <w:rPr>
                <w:rFonts w:ascii="Corbel" w:hAnsi="Corbel"/>
              </w:rPr>
              <w:t>a</w:t>
            </w:r>
            <w:r w:rsidRPr="007E042D">
              <w:rPr>
                <w:rFonts w:ascii="Corbel" w:hAnsi="Corbel"/>
              </w:rPr>
              <w:t>utomatisering (IA).</w:t>
            </w:r>
          </w:p>
          <w:p w14:paraId="12D4D455" w14:textId="641D71F1" w:rsidR="1AE30AE8" w:rsidRPr="007E042D" w:rsidRDefault="1AE30AE8" w:rsidP="5200F8BC">
            <w:pPr>
              <w:spacing w:line="257" w:lineRule="auto"/>
              <w:rPr>
                <w:rFonts w:ascii="Corbel" w:hAnsi="Corbel"/>
              </w:rPr>
            </w:pPr>
          </w:p>
          <w:p w14:paraId="110E6E49" w14:textId="3FB9CD38" w:rsidR="2850A380" w:rsidRPr="007E042D" w:rsidRDefault="2850A380" w:rsidP="5200F8BC">
            <w:pPr>
              <w:spacing w:after="160" w:line="257" w:lineRule="auto"/>
              <w:rPr>
                <w:rFonts w:ascii="Corbel" w:hAnsi="Corbel"/>
              </w:rPr>
            </w:pPr>
            <w:r w:rsidRPr="007E042D">
              <w:rPr>
                <w:rFonts w:ascii="Corbel" w:hAnsi="Corbel"/>
              </w:rPr>
              <w:t xml:space="preserve">För att stödja dessa projekt kommer konsulten att delta i aktiviteter </w:t>
            </w:r>
            <w:r w:rsidR="4AFED357" w:rsidRPr="007E042D">
              <w:rPr>
                <w:rFonts w:ascii="Corbel" w:hAnsi="Corbel"/>
              </w:rPr>
              <w:t xml:space="preserve">om </w:t>
            </w:r>
            <w:r w:rsidRPr="007E042D">
              <w:rPr>
                <w:rFonts w:ascii="Corbel" w:hAnsi="Corbel"/>
              </w:rPr>
              <w:t xml:space="preserve">informationshantering och genomföra utbildningsinsatser relaterade till Samhällsbyggnadsförvaltningens SharePoint-sidor och </w:t>
            </w:r>
            <w:r w:rsidR="309AB71F" w:rsidRPr="007E042D">
              <w:rPr>
                <w:rFonts w:ascii="Corbel" w:hAnsi="Corbel"/>
              </w:rPr>
              <w:t>T</w:t>
            </w:r>
            <w:r w:rsidRPr="007E042D">
              <w:rPr>
                <w:rFonts w:ascii="Corbel" w:hAnsi="Corbel"/>
              </w:rPr>
              <w:t>eam</w:t>
            </w:r>
            <w:r w:rsidR="65CDC288" w:rsidRPr="007E042D">
              <w:rPr>
                <w:rFonts w:ascii="Corbel" w:hAnsi="Corbel"/>
              </w:rPr>
              <w:t>s</w:t>
            </w:r>
            <w:r w:rsidRPr="007E042D">
              <w:rPr>
                <w:rFonts w:ascii="Corbel" w:hAnsi="Corbel"/>
              </w:rPr>
              <w:t xml:space="preserve">. Konsultens engagemang kommer att vara avgörande för att säkerställa framgångsrik implementering av de definierade åtgärderna och strategierna för </w:t>
            </w:r>
            <w:r w:rsidR="384F424D" w:rsidRPr="007E042D">
              <w:rPr>
                <w:rFonts w:ascii="Corbel" w:hAnsi="Corbel"/>
              </w:rPr>
              <w:t xml:space="preserve">aktiviteterna inom </w:t>
            </w:r>
            <w:r w:rsidRPr="007E042D">
              <w:rPr>
                <w:rFonts w:ascii="Corbel" w:hAnsi="Corbel"/>
              </w:rPr>
              <w:t>projekten.</w:t>
            </w:r>
          </w:p>
          <w:p w14:paraId="3EDC4CDF" w14:textId="0E04D161" w:rsidR="4BFB90DB" w:rsidRPr="007E042D" w:rsidRDefault="4BFB90DB" w:rsidP="5200F8BC">
            <w:pPr>
              <w:spacing w:line="270" w:lineRule="exact"/>
              <w:rPr>
                <w:rFonts w:ascii="Calibri" w:eastAsia="Calibri" w:hAnsi="Calibri" w:cs="Calibri"/>
              </w:rPr>
            </w:pPr>
            <w:r w:rsidRPr="007E042D">
              <w:rPr>
                <w:rFonts w:ascii="Calibri" w:eastAsia="Calibri" w:hAnsi="Calibri" w:cs="Calibri"/>
              </w:rPr>
              <w:t>Aktivitet</w:t>
            </w:r>
            <w:r w:rsidR="58FCCFB4" w:rsidRPr="007E042D">
              <w:rPr>
                <w:rFonts w:ascii="Calibri" w:eastAsia="Calibri" w:hAnsi="Calibri" w:cs="Calibri"/>
              </w:rPr>
              <w:t xml:space="preserve">erna </w:t>
            </w:r>
            <w:r w:rsidRPr="007E042D">
              <w:rPr>
                <w:rFonts w:ascii="Calibri" w:eastAsia="Calibri" w:hAnsi="Calibri" w:cs="Calibri"/>
              </w:rPr>
              <w:t xml:space="preserve">kommer att bidra till ODS-programmets </w:t>
            </w:r>
          </w:p>
          <w:p w14:paraId="7A188EA1" w14:textId="251EE45D" w:rsidR="4BFB90DB" w:rsidRPr="007E042D" w:rsidRDefault="4BFB90DB" w:rsidP="5200F8BC">
            <w:pPr>
              <w:pStyle w:val="Liststycke"/>
              <w:numPr>
                <w:ilvl w:val="1"/>
                <w:numId w:val="36"/>
              </w:numPr>
              <w:spacing w:line="270" w:lineRule="exact"/>
              <w:rPr>
                <w:rFonts w:ascii="Calibri" w:eastAsia="Calibri" w:hAnsi="Calibri" w:cs="Calibri"/>
                <w:color w:val="000000" w:themeColor="text1"/>
              </w:rPr>
            </w:pPr>
            <w:r w:rsidRPr="007E042D">
              <w:rPr>
                <w:rFonts w:ascii="Calibri" w:eastAsia="Calibri" w:hAnsi="Calibri" w:cs="Calibri"/>
                <w:color w:val="000000" w:themeColor="text1"/>
              </w:rPr>
              <w:t xml:space="preserve">projektmål 3: Information är digital, tillgänglig, lätt att hitta och kan enkelt hanteras och delas på ett säkert sätt </w:t>
            </w:r>
          </w:p>
          <w:p w14:paraId="6F170186" w14:textId="1DDAEFF7" w:rsidR="4BFB90DB" w:rsidRPr="007E042D" w:rsidRDefault="4BFB90DB" w:rsidP="5200F8BC">
            <w:pPr>
              <w:pStyle w:val="Liststycke"/>
              <w:numPr>
                <w:ilvl w:val="2"/>
                <w:numId w:val="1"/>
              </w:numPr>
              <w:spacing w:line="270" w:lineRule="exact"/>
              <w:rPr>
                <w:rFonts w:ascii="Calibri" w:eastAsia="Calibri" w:hAnsi="Calibri" w:cs="Calibri"/>
                <w:color w:val="000000" w:themeColor="text1"/>
              </w:rPr>
            </w:pPr>
            <w:r w:rsidRPr="007E042D">
              <w:rPr>
                <w:rFonts w:ascii="Calibri" w:eastAsia="Calibri" w:hAnsi="Calibri" w:cs="Calibri"/>
                <w:color w:val="000000" w:themeColor="text1"/>
              </w:rPr>
              <w:t>och delmålet: Sbf har kunskap om sin information och håller den ordnad enligt överenskomna riktlinjer</w:t>
            </w:r>
            <w:r w:rsidR="2D077B8D" w:rsidRPr="007E042D">
              <w:rPr>
                <w:rFonts w:ascii="Calibri" w:eastAsia="Calibri" w:hAnsi="Calibri" w:cs="Calibri"/>
                <w:color w:val="000000" w:themeColor="text1"/>
              </w:rPr>
              <w:t>.</w:t>
            </w:r>
          </w:p>
          <w:p w14:paraId="39B3C530" w14:textId="45777AD7" w:rsidR="1AE30AE8" w:rsidRPr="007E042D" w:rsidRDefault="1AE30AE8" w:rsidP="5200F8BC">
            <w:pPr>
              <w:spacing w:after="160" w:line="257" w:lineRule="auto"/>
              <w:rPr>
                <w:rFonts w:ascii="Corbel" w:hAnsi="Corbel"/>
              </w:rPr>
            </w:pPr>
          </w:p>
          <w:p w14:paraId="4F01FFC8" w14:textId="0AF8EBBF" w:rsidR="6892677D" w:rsidRPr="007E042D" w:rsidRDefault="3C6B204D" w:rsidP="5200F8BC">
            <w:pPr>
              <w:spacing w:after="160" w:line="257" w:lineRule="auto"/>
              <w:rPr>
                <w:rFonts w:ascii="Corbel" w:hAnsi="Corbel"/>
                <w:b/>
                <w:bCs/>
              </w:rPr>
            </w:pPr>
            <w:r w:rsidRPr="007E042D">
              <w:rPr>
                <w:rFonts w:ascii="Corbel" w:hAnsi="Corbel"/>
                <w:b/>
                <w:bCs/>
              </w:rPr>
              <w:t xml:space="preserve">Projekt: Organisation och Arbetssätt (OA): </w:t>
            </w:r>
          </w:p>
          <w:p w14:paraId="45134C0F" w14:textId="66FD9796" w:rsidR="246644F9" w:rsidRPr="007E042D" w:rsidRDefault="246644F9" w:rsidP="5200F8BC">
            <w:pPr>
              <w:spacing w:after="160" w:line="257" w:lineRule="auto"/>
              <w:rPr>
                <w:rFonts w:ascii="Corbel" w:hAnsi="Corbel"/>
              </w:rPr>
            </w:pPr>
            <w:r w:rsidRPr="007E042D">
              <w:rPr>
                <w:rFonts w:ascii="Corbel" w:hAnsi="Corbel"/>
              </w:rPr>
              <w:t>Uppdrag:</w:t>
            </w:r>
          </w:p>
          <w:p w14:paraId="39B5F0A6" w14:textId="714D3C1A" w:rsidR="27E9EF93" w:rsidRPr="007E042D" w:rsidRDefault="27E9EF93" w:rsidP="5200F8BC">
            <w:pPr>
              <w:numPr>
                <w:ilvl w:val="0"/>
                <w:numId w:val="36"/>
              </w:numPr>
              <w:spacing w:after="160" w:line="257" w:lineRule="auto"/>
              <w:rPr>
                <w:rFonts w:ascii="Corbel" w:hAnsi="Corbel"/>
              </w:rPr>
            </w:pPr>
            <w:r w:rsidRPr="007E042D">
              <w:rPr>
                <w:rFonts w:ascii="Corbel" w:hAnsi="Corbel"/>
              </w:rPr>
              <w:t>F</w:t>
            </w:r>
            <w:r w:rsidR="21859FAB" w:rsidRPr="007E042D">
              <w:rPr>
                <w:rFonts w:ascii="Corbel" w:hAnsi="Corbel"/>
              </w:rPr>
              <w:t>örankr</w:t>
            </w:r>
            <w:r w:rsidR="59E72DCB" w:rsidRPr="007E042D">
              <w:rPr>
                <w:rFonts w:ascii="Corbel" w:hAnsi="Corbel"/>
              </w:rPr>
              <w:t>a</w:t>
            </w:r>
            <w:r w:rsidR="21859FAB" w:rsidRPr="007E042D">
              <w:rPr>
                <w:rFonts w:ascii="Corbel" w:hAnsi="Corbel"/>
              </w:rPr>
              <w:t xml:space="preserve"> och kommuni</w:t>
            </w:r>
            <w:r w:rsidR="1DE9207E" w:rsidRPr="007E042D">
              <w:rPr>
                <w:rFonts w:ascii="Corbel" w:hAnsi="Corbel"/>
              </w:rPr>
              <w:t xml:space="preserve">cera </w:t>
            </w:r>
            <w:r w:rsidR="21859FAB" w:rsidRPr="007E042D">
              <w:rPr>
                <w:rFonts w:ascii="Corbel" w:hAnsi="Corbel"/>
              </w:rPr>
              <w:t>en framtagen kanalstrategi</w:t>
            </w:r>
            <w:r w:rsidR="23944304" w:rsidRPr="007E042D">
              <w:rPr>
                <w:rFonts w:ascii="Corbel" w:hAnsi="Corbel"/>
              </w:rPr>
              <w:t xml:space="preserve"> för att öka medarbetarnas kunskap inom och förståelse för kanalstrategin  </w:t>
            </w:r>
          </w:p>
          <w:p w14:paraId="31DBF4A2" w14:textId="064E86F9" w:rsidR="4BBE31DD" w:rsidRPr="007E042D" w:rsidRDefault="4BBE31DD" w:rsidP="5200F8BC">
            <w:pPr>
              <w:numPr>
                <w:ilvl w:val="0"/>
                <w:numId w:val="36"/>
              </w:numPr>
              <w:spacing w:after="160" w:line="257" w:lineRule="auto"/>
              <w:rPr>
                <w:rFonts w:ascii="Corbel" w:hAnsi="Corbel"/>
              </w:rPr>
            </w:pPr>
            <w:r w:rsidRPr="007E042D">
              <w:rPr>
                <w:rFonts w:ascii="Corbel" w:hAnsi="Corbel"/>
              </w:rPr>
              <w:t xml:space="preserve">Utbilda och coacha </w:t>
            </w:r>
            <w:r w:rsidR="5730F82E" w:rsidRPr="007E042D">
              <w:rPr>
                <w:rFonts w:ascii="Corbel" w:hAnsi="Corbel"/>
              </w:rPr>
              <w:t>ledningsgruppen för att möjliggöra för cheferna att följa och agera ambassadörer för kanalstrategin.</w:t>
            </w:r>
          </w:p>
          <w:p w14:paraId="1EA743CA" w14:textId="0A7223AB" w:rsidR="48977CFA" w:rsidRPr="007E042D" w:rsidRDefault="5F5911EB" w:rsidP="5200F8BC">
            <w:pPr>
              <w:numPr>
                <w:ilvl w:val="0"/>
                <w:numId w:val="36"/>
              </w:numPr>
              <w:spacing w:after="160" w:line="257" w:lineRule="auto"/>
              <w:rPr>
                <w:rFonts w:ascii="Corbel" w:hAnsi="Corbel"/>
              </w:rPr>
            </w:pPr>
            <w:r w:rsidRPr="007E042D">
              <w:rPr>
                <w:rFonts w:ascii="Corbel" w:hAnsi="Corbel"/>
              </w:rPr>
              <w:t xml:space="preserve">Planera och genomföra </w:t>
            </w:r>
            <w:r w:rsidR="1EB0B184" w:rsidRPr="007E042D">
              <w:rPr>
                <w:rFonts w:ascii="Corbel" w:hAnsi="Corbel"/>
              </w:rPr>
              <w:t xml:space="preserve">målgruppsanpassade </w:t>
            </w:r>
            <w:r w:rsidRPr="007E042D">
              <w:rPr>
                <w:rFonts w:ascii="Corbel" w:hAnsi="Corbel"/>
              </w:rPr>
              <w:t xml:space="preserve">utbildningar </w:t>
            </w:r>
            <w:r w:rsidR="796E4739" w:rsidRPr="007E042D">
              <w:rPr>
                <w:rFonts w:ascii="Corbel" w:hAnsi="Corbel"/>
              </w:rPr>
              <w:t xml:space="preserve">till medarbetarna </w:t>
            </w:r>
            <w:r w:rsidR="3B82A49B" w:rsidRPr="007E042D">
              <w:rPr>
                <w:rFonts w:ascii="Corbel" w:hAnsi="Corbel"/>
              </w:rPr>
              <w:t>inom</w:t>
            </w:r>
            <w:r w:rsidR="7EE88C22" w:rsidRPr="007E042D">
              <w:rPr>
                <w:rFonts w:ascii="Corbel" w:hAnsi="Corbel"/>
              </w:rPr>
              <w:t xml:space="preserve"> användning av</w:t>
            </w:r>
            <w:r w:rsidR="3B82A49B" w:rsidRPr="007E042D">
              <w:rPr>
                <w:rFonts w:ascii="Corbel" w:hAnsi="Corbel"/>
              </w:rPr>
              <w:t xml:space="preserve"> SharePoint, Teams</w:t>
            </w:r>
            <w:r w:rsidR="06D9590E" w:rsidRPr="007E042D">
              <w:rPr>
                <w:rFonts w:ascii="Corbel" w:hAnsi="Corbel"/>
              </w:rPr>
              <w:t xml:space="preserve"> och</w:t>
            </w:r>
            <w:r w:rsidR="3B82A49B" w:rsidRPr="007E042D">
              <w:rPr>
                <w:rFonts w:ascii="Corbel" w:hAnsi="Corbel"/>
              </w:rPr>
              <w:t xml:space="preserve"> OneNote </w:t>
            </w:r>
            <w:r w:rsidRPr="007E042D">
              <w:rPr>
                <w:rFonts w:ascii="Corbel" w:hAnsi="Corbel"/>
              </w:rPr>
              <w:t>på olika nivåer och i olika format</w:t>
            </w:r>
            <w:r w:rsidR="0C1539F2" w:rsidRPr="007E042D">
              <w:rPr>
                <w:rFonts w:ascii="Corbel" w:hAnsi="Corbel"/>
              </w:rPr>
              <w:t xml:space="preserve">. </w:t>
            </w:r>
          </w:p>
          <w:p w14:paraId="19DE5078" w14:textId="7E1ED9AC" w:rsidR="5200F8BC" w:rsidRPr="007E042D" w:rsidRDefault="5200F8BC" w:rsidP="5200F8BC">
            <w:pPr>
              <w:spacing w:after="160" w:line="257" w:lineRule="auto"/>
              <w:rPr>
                <w:rFonts w:ascii="Corbel" w:hAnsi="Corbel"/>
              </w:rPr>
            </w:pPr>
          </w:p>
          <w:p w14:paraId="32226350" w14:textId="2FFC1711" w:rsidR="7076C873" w:rsidRPr="007E042D" w:rsidRDefault="7076C873" w:rsidP="5200F8BC">
            <w:pPr>
              <w:spacing w:after="160" w:line="257" w:lineRule="auto"/>
              <w:rPr>
                <w:rFonts w:ascii="Corbel" w:hAnsi="Corbel"/>
              </w:rPr>
            </w:pPr>
            <w:r w:rsidRPr="007E042D">
              <w:rPr>
                <w:rFonts w:ascii="Corbel" w:hAnsi="Corbel"/>
                <w:b/>
                <w:bCs/>
              </w:rPr>
              <w:t>Projekt: Information och Automatisering (IA):</w:t>
            </w:r>
            <w:r w:rsidRPr="007E042D">
              <w:rPr>
                <w:rFonts w:ascii="Corbel" w:hAnsi="Corbel"/>
              </w:rPr>
              <w:t xml:space="preserve"> </w:t>
            </w:r>
            <w:r w:rsidR="1B1F0947" w:rsidRPr="007E042D">
              <w:rPr>
                <w:rFonts w:ascii="Corbel" w:hAnsi="Corbel"/>
              </w:rPr>
              <w:t>Inom projektet drivs en aktivitet med m</w:t>
            </w:r>
            <w:r w:rsidRPr="007E042D">
              <w:rPr>
                <w:rFonts w:ascii="Corbel" w:hAnsi="Corbel"/>
              </w:rPr>
              <w:t>ålet att skapa ordning och reda</w:t>
            </w:r>
            <w:r w:rsidR="3D6C1473" w:rsidRPr="007E042D">
              <w:rPr>
                <w:rFonts w:ascii="Corbel" w:hAnsi="Corbel"/>
              </w:rPr>
              <w:t xml:space="preserve"> på SharePoint och Teams</w:t>
            </w:r>
            <w:r w:rsidR="6F29B51F" w:rsidRPr="007E042D">
              <w:rPr>
                <w:rFonts w:ascii="Corbel" w:hAnsi="Corbel"/>
              </w:rPr>
              <w:t>,</w:t>
            </w:r>
            <w:r w:rsidRPr="007E042D">
              <w:rPr>
                <w:rFonts w:ascii="Corbel" w:hAnsi="Corbel"/>
              </w:rPr>
              <w:t xml:space="preserve"> genom att </w:t>
            </w:r>
            <w:r w:rsidR="527F70A9" w:rsidRPr="007E042D">
              <w:rPr>
                <w:rFonts w:ascii="Corbel" w:hAnsi="Corbel"/>
              </w:rPr>
              <w:t xml:space="preserve">ta fram </w:t>
            </w:r>
            <w:r w:rsidRPr="007E042D">
              <w:rPr>
                <w:rFonts w:ascii="Corbel" w:hAnsi="Corbel"/>
              </w:rPr>
              <w:t>en tydlig struktur för dokumenthantering och kunskapsdelning</w:t>
            </w:r>
            <w:r w:rsidR="2BEF7F00" w:rsidRPr="007E042D">
              <w:rPr>
                <w:rFonts w:ascii="Corbel" w:hAnsi="Corbel"/>
              </w:rPr>
              <w:t xml:space="preserve"> samt</w:t>
            </w:r>
            <w:r w:rsidRPr="007E042D">
              <w:rPr>
                <w:rFonts w:ascii="Corbel" w:hAnsi="Corbel"/>
              </w:rPr>
              <w:t xml:space="preserve"> </w:t>
            </w:r>
            <w:r w:rsidR="0E09D6E3" w:rsidRPr="007E042D">
              <w:rPr>
                <w:rFonts w:ascii="Corbel" w:hAnsi="Corbel"/>
              </w:rPr>
              <w:t xml:space="preserve">etablera principer för informationshantering. </w:t>
            </w:r>
            <w:r w:rsidR="513016D9" w:rsidRPr="007E042D">
              <w:rPr>
                <w:rFonts w:ascii="Corbel" w:hAnsi="Corbel"/>
              </w:rPr>
              <w:t xml:space="preserve">Syftet är att </w:t>
            </w:r>
            <w:r w:rsidR="06423702" w:rsidRPr="007E042D">
              <w:rPr>
                <w:rFonts w:ascii="Corbel" w:hAnsi="Corbel"/>
              </w:rPr>
              <w:t xml:space="preserve">göra det lätt för medarbetare att hitta </w:t>
            </w:r>
            <w:r w:rsidR="0316085D" w:rsidRPr="007E042D">
              <w:rPr>
                <w:rFonts w:ascii="Corbel" w:hAnsi="Corbel"/>
              </w:rPr>
              <w:t xml:space="preserve">och få åtkomst till </w:t>
            </w:r>
            <w:r w:rsidR="300C906A" w:rsidRPr="007E042D">
              <w:rPr>
                <w:rFonts w:ascii="Corbel" w:hAnsi="Corbel"/>
              </w:rPr>
              <w:t xml:space="preserve">relevant och aktuell </w:t>
            </w:r>
            <w:r w:rsidR="06423702" w:rsidRPr="007E042D">
              <w:rPr>
                <w:rFonts w:ascii="Corbel" w:hAnsi="Corbel"/>
              </w:rPr>
              <w:t>information</w:t>
            </w:r>
            <w:r w:rsidR="2D9BA643" w:rsidRPr="007E042D">
              <w:rPr>
                <w:rFonts w:ascii="Corbel" w:hAnsi="Corbel"/>
              </w:rPr>
              <w:t>.</w:t>
            </w:r>
            <w:r w:rsidR="06423702" w:rsidRPr="007E042D">
              <w:rPr>
                <w:rFonts w:ascii="Corbel" w:hAnsi="Corbel"/>
              </w:rPr>
              <w:t xml:space="preserve"> </w:t>
            </w:r>
          </w:p>
          <w:p w14:paraId="5BBA8A8E" w14:textId="139FDAE4" w:rsidR="00845EFF" w:rsidRPr="007E042D" w:rsidRDefault="3C5820D0" w:rsidP="5200F8BC">
            <w:pPr>
              <w:spacing w:after="160" w:line="257" w:lineRule="auto"/>
              <w:rPr>
                <w:rFonts w:ascii="Corbel" w:hAnsi="Corbel"/>
              </w:rPr>
            </w:pPr>
            <w:r w:rsidRPr="007E042D">
              <w:rPr>
                <w:rFonts w:ascii="Corbel" w:hAnsi="Corbel"/>
              </w:rPr>
              <w:t>Uppdrag:</w:t>
            </w:r>
          </w:p>
          <w:p w14:paraId="6B2B3402" w14:textId="6C409AA6" w:rsidR="00845EFF" w:rsidRPr="007E042D" w:rsidRDefault="3C5820D0" w:rsidP="5200F8BC">
            <w:pPr>
              <w:numPr>
                <w:ilvl w:val="0"/>
                <w:numId w:val="37"/>
              </w:numPr>
              <w:spacing w:after="160" w:line="257" w:lineRule="auto"/>
              <w:rPr>
                <w:rFonts w:ascii="Corbel" w:hAnsi="Corbel"/>
              </w:rPr>
            </w:pPr>
            <w:r w:rsidRPr="007E042D">
              <w:rPr>
                <w:rFonts w:ascii="Corbel" w:hAnsi="Corbel"/>
              </w:rPr>
              <w:t xml:space="preserve">Utveckla </w:t>
            </w:r>
            <w:r w:rsidR="7931C0AD" w:rsidRPr="007E042D">
              <w:rPr>
                <w:rFonts w:ascii="Corbel" w:hAnsi="Corbel"/>
              </w:rPr>
              <w:t xml:space="preserve">och förankra </w:t>
            </w:r>
            <w:r w:rsidRPr="007E042D">
              <w:rPr>
                <w:rFonts w:ascii="Corbel" w:hAnsi="Corbel"/>
              </w:rPr>
              <w:t xml:space="preserve">en </w:t>
            </w:r>
            <w:r w:rsidR="23805720" w:rsidRPr="007E042D">
              <w:rPr>
                <w:rFonts w:ascii="Corbel" w:hAnsi="Corbel"/>
              </w:rPr>
              <w:t>tydlig</w:t>
            </w:r>
            <w:r w:rsidR="77221B8D" w:rsidRPr="007E042D">
              <w:rPr>
                <w:rFonts w:ascii="Corbel" w:hAnsi="Corbel"/>
              </w:rPr>
              <w:t xml:space="preserve"> och användarvänlig</w:t>
            </w:r>
            <w:r w:rsidR="47F25FA7" w:rsidRPr="007E042D">
              <w:rPr>
                <w:rFonts w:ascii="Corbel" w:hAnsi="Corbel"/>
              </w:rPr>
              <w:t xml:space="preserve"> </w:t>
            </w:r>
            <w:r w:rsidRPr="007E042D">
              <w:rPr>
                <w:rFonts w:ascii="Corbel" w:hAnsi="Corbel"/>
              </w:rPr>
              <w:t>struktur för dokumenthantering och kunskapsdelning</w:t>
            </w:r>
            <w:r w:rsidR="4E353542" w:rsidRPr="007E042D">
              <w:rPr>
                <w:rFonts w:ascii="Corbel" w:hAnsi="Corbel"/>
              </w:rPr>
              <w:t xml:space="preserve"> i SharePoint</w:t>
            </w:r>
            <w:r w:rsidR="2AEC8FF0" w:rsidRPr="007E042D">
              <w:rPr>
                <w:rFonts w:ascii="Corbel" w:hAnsi="Corbel"/>
              </w:rPr>
              <w:t xml:space="preserve"> och Teams</w:t>
            </w:r>
            <w:r w:rsidRPr="007E042D">
              <w:rPr>
                <w:rFonts w:ascii="Corbel" w:hAnsi="Corbel"/>
              </w:rPr>
              <w:t>.</w:t>
            </w:r>
          </w:p>
          <w:p w14:paraId="0C45F311" w14:textId="1DA569B4" w:rsidR="0030AE75" w:rsidRPr="007E042D" w:rsidRDefault="0030AE75" w:rsidP="5200F8BC">
            <w:pPr>
              <w:numPr>
                <w:ilvl w:val="0"/>
                <w:numId w:val="37"/>
              </w:numPr>
              <w:spacing w:after="160" w:line="257" w:lineRule="auto"/>
              <w:rPr>
                <w:rFonts w:ascii="Corbel" w:hAnsi="Corbel"/>
              </w:rPr>
            </w:pPr>
            <w:r w:rsidRPr="007E042D">
              <w:rPr>
                <w:rFonts w:ascii="Corbel" w:hAnsi="Corbel"/>
              </w:rPr>
              <w:t xml:space="preserve">Anpassa </w:t>
            </w:r>
            <w:r w:rsidR="3C5820D0" w:rsidRPr="007E042D">
              <w:rPr>
                <w:rFonts w:ascii="Corbel" w:hAnsi="Corbel"/>
              </w:rPr>
              <w:t>målstruktur</w:t>
            </w:r>
            <w:r w:rsidR="7B7C65B1" w:rsidRPr="007E042D">
              <w:rPr>
                <w:rFonts w:ascii="Corbel" w:hAnsi="Corbel"/>
              </w:rPr>
              <w:t>en</w:t>
            </w:r>
            <w:r w:rsidR="3C5820D0" w:rsidRPr="007E042D">
              <w:rPr>
                <w:rFonts w:ascii="Corbel" w:hAnsi="Corbel"/>
              </w:rPr>
              <w:t xml:space="preserve"> på SharePoint</w:t>
            </w:r>
            <w:r w:rsidR="305B7690" w:rsidRPr="007E042D">
              <w:rPr>
                <w:rFonts w:ascii="Corbel" w:hAnsi="Corbel"/>
              </w:rPr>
              <w:t xml:space="preserve"> efter förvaltningens process</w:t>
            </w:r>
            <w:r w:rsidR="096E941C" w:rsidRPr="007E042D">
              <w:rPr>
                <w:rFonts w:ascii="Corbel" w:hAnsi="Corbel"/>
              </w:rPr>
              <w:t>tyrnings</w:t>
            </w:r>
            <w:r w:rsidR="305B7690" w:rsidRPr="007E042D">
              <w:rPr>
                <w:rFonts w:ascii="Corbel" w:hAnsi="Corbel"/>
              </w:rPr>
              <w:t>organisation</w:t>
            </w:r>
          </w:p>
          <w:p w14:paraId="3D1E9D7C" w14:textId="57ABB0D9" w:rsidR="00845EFF" w:rsidRPr="007E042D" w:rsidRDefault="3C5820D0" w:rsidP="5200F8BC">
            <w:pPr>
              <w:numPr>
                <w:ilvl w:val="0"/>
                <w:numId w:val="37"/>
              </w:numPr>
              <w:spacing w:after="160" w:line="257" w:lineRule="auto"/>
              <w:rPr>
                <w:rFonts w:ascii="Corbel" w:hAnsi="Corbel"/>
              </w:rPr>
            </w:pPr>
            <w:r w:rsidRPr="007E042D">
              <w:rPr>
                <w:rFonts w:ascii="Corbel" w:hAnsi="Corbel"/>
              </w:rPr>
              <w:t>Formulera en strategi för metadata-taggning i dokumentbibliotek</w:t>
            </w:r>
            <w:r w:rsidR="69E08938" w:rsidRPr="007E042D">
              <w:rPr>
                <w:rFonts w:ascii="Corbel" w:hAnsi="Corbel"/>
              </w:rPr>
              <w:t xml:space="preserve"> och underlätta arbetet för medarbetarna genom automatisering</w:t>
            </w:r>
            <w:r w:rsidRPr="007E042D">
              <w:rPr>
                <w:rFonts w:ascii="Corbel" w:hAnsi="Corbel"/>
              </w:rPr>
              <w:t>.</w:t>
            </w:r>
          </w:p>
          <w:p w14:paraId="5A8C6A19" w14:textId="62DB5F52" w:rsidR="00845EFF" w:rsidRPr="007E042D" w:rsidRDefault="3C5820D0" w:rsidP="5200F8BC">
            <w:pPr>
              <w:numPr>
                <w:ilvl w:val="0"/>
                <w:numId w:val="37"/>
              </w:numPr>
              <w:spacing w:after="160" w:line="257" w:lineRule="auto"/>
              <w:rPr>
                <w:rFonts w:ascii="Corbel" w:hAnsi="Corbel"/>
              </w:rPr>
            </w:pPr>
            <w:r w:rsidRPr="007E042D">
              <w:rPr>
                <w:rFonts w:ascii="Corbel" w:hAnsi="Corbel"/>
              </w:rPr>
              <w:t>Genomföra behovsanalys för behörighetsstyrning</w:t>
            </w:r>
            <w:r w:rsidR="252CB80D" w:rsidRPr="007E042D">
              <w:rPr>
                <w:rFonts w:ascii="Corbel" w:hAnsi="Corbel"/>
              </w:rPr>
              <w:t xml:space="preserve"> och </w:t>
            </w:r>
            <w:r w:rsidR="05C75AEB" w:rsidRPr="007E042D">
              <w:rPr>
                <w:rFonts w:ascii="Corbel" w:hAnsi="Corbel"/>
              </w:rPr>
              <w:t xml:space="preserve">vid behov </w:t>
            </w:r>
            <w:r w:rsidR="252CB80D" w:rsidRPr="007E042D">
              <w:rPr>
                <w:rFonts w:ascii="Corbel" w:hAnsi="Corbel"/>
              </w:rPr>
              <w:t>implementera</w:t>
            </w:r>
            <w:r w:rsidRPr="007E042D">
              <w:rPr>
                <w:rFonts w:ascii="Corbel" w:hAnsi="Corbel"/>
              </w:rPr>
              <w:t>.</w:t>
            </w:r>
          </w:p>
          <w:p w14:paraId="57CF28EE" w14:textId="26E7AA02" w:rsidR="00845EFF" w:rsidRPr="007E042D" w:rsidRDefault="3C5820D0" w:rsidP="5200F8BC">
            <w:pPr>
              <w:numPr>
                <w:ilvl w:val="0"/>
                <w:numId w:val="37"/>
              </w:numPr>
              <w:spacing w:after="160" w:line="257" w:lineRule="auto"/>
              <w:rPr>
                <w:rFonts w:ascii="Corbel" w:hAnsi="Corbel"/>
              </w:rPr>
            </w:pPr>
            <w:r w:rsidRPr="007E042D">
              <w:rPr>
                <w:rFonts w:ascii="Corbel" w:hAnsi="Corbel"/>
              </w:rPr>
              <w:t xml:space="preserve">Stödja enheterna i att organisera sina dokumentbibliotek </w:t>
            </w:r>
          </w:p>
          <w:p w14:paraId="0F6DD185" w14:textId="3A95A23F" w:rsidR="1AE30AE8" w:rsidRPr="007E042D" w:rsidRDefault="1AE30AE8" w:rsidP="1AE30AE8">
            <w:pPr>
              <w:spacing w:after="160" w:line="257" w:lineRule="auto"/>
              <w:rPr>
                <w:rFonts w:ascii="Corbel" w:hAnsi="Corbel"/>
              </w:rPr>
            </w:pPr>
          </w:p>
          <w:p w14:paraId="6F1801CB" w14:textId="5991056B" w:rsidR="006E71BE" w:rsidRPr="007E042D" w:rsidRDefault="006E71BE" w:rsidP="31D88AB2">
            <w:pPr>
              <w:rPr>
                <w:rFonts w:ascii="Corbel" w:hAnsi="Corbel"/>
              </w:rPr>
            </w:pPr>
          </w:p>
        </w:tc>
      </w:tr>
    </w:tbl>
    <w:p w14:paraId="21A4C644" w14:textId="77777777" w:rsidR="00A02CC3" w:rsidRPr="007E042D" w:rsidRDefault="00A02CC3" w:rsidP="0031407F">
      <w:pPr>
        <w:pStyle w:val="Rubrik2"/>
        <w:rPr>
          <w:rFonts w:ascii="Corbel" w:hAnsi="Corbel"/>
        </w:rPr>
      </w:pPr>
    </w:p>
    <w:p w14:paraId="4B24271C" w14:textId="3F30010E" w:rsidR="0031407F" w:rsidRPr="007E042D" w:rsidRDefault="005F2018" w:rsidP="005F2018">
      <w:pPr>
        <w:pStyle w:val="Rubrik2"/>
        <w:ind w:left="360"/>
        <w:rPr>
          <w:rFonts w:ascii="Corbel" w:hAnsi="Corbel"/>
        </w:rPr>
      </w:pPr>
      <w:r w:rsidRPr="007E042D">
        <w:rPr>
          <w:rFonts w:ascii="Corbel" w:hAnsi="Corbel"/>
        </w:rPr>
        <w:t>5.2</w:t>
      </w:r>
      <w:r w:rsidR="0031407F" w:rsidRPr="007E042D">
        <w:rPr>
          <w:rFonts w:ascii="Corbel" w:hAnsi="Corbel"/>
        </w:rPr>
        <w:t xml:space="preserve"> Roll</w:t>
      </w:r>
    </w:p>
    <w:tbl>
      <w:tblPr>
        <w:tblStyle w:val="Tabellrutnt"/>
        <w:tblW w:w="9493" w:type="dxa"/>
        <w:tblLook w:val="04A0" w:firstRow="1" w:lastRow="0" w:firstColumn="1" w:lastColumn="0" w:noHBand="0" w:noVBand="1"/>
      </w:tblPr>
      <w:tblGrid>
        <w:gridCol w:w="9493"/>
      </w:tblGrid>
      <w:tr w:rsidR="0031407F" w:rsidRPr="007E042D" w14:paraId="6D947959" w14:textId="77777777" w:rsidTr="5200F8BC">
        <w:trPr>
          <w:trHeight w:val="785"/>
        </w:trPr>
        <w:tc>
          <w:tcPr>
            <w:tcW w:w="9493" w:type="dxa"/>
          </w:tcPr>
          <w:p w14:paraId="3162E84C" w14:textId="4F78C076" w:rsidR="0031407F" w:rsidRPr="007E042D" w:rsidRDefault="0AB8CFE2">
            <w:pPr>
              <w:rPr>
                <w:rFonts w:ascii="Corbel" w:hAnsi="Corbel"/>
                <w:b/>
                <w:bCs/>
              </w:rPr>
            </w:pPr>
            <w:r w:rsidRPr="007E042D">
              <w:rPr>
                <w:rFonts w:ascii="Corbel" w:hAnsi="Corbel"/>
                <w:b/>
                <w:bCs/>
              </w:rPr>
              <w:t>Beskrivning av roll/kompetens:</w:t>
            </w:r>
          </w:p>
          <w:p w14:paraId="36277F3C" w14:textId="6396D1C6" w:rsidR="0AB8CFE2" w:rsidRPr="007E042D" w:rsidRDefault="0AB8CFE2" w:rsidP="0AB8CFE2">
            <w:pPr>
              <w:rPr>
                <w:rFonts w:ascii="Corbel" w:hAnsi="Corbel"/>
                <w:b/>
                <w:bCs/>
              </w:rPr>
            </w:pPr>
          </w:p>
          <w:p w14:paraId="367035AE" w14:textId="7DD92D68" w:rsidR="5D5EA196" w:rsidRPr="007E042D" w:rsidRDefault="7B8E0907" w:rsidP="5200F8BC">
            <w:pPr>
              <w:rPr>
                <w:rFonts w:ascii="Corbel" w:hAnsi="Corbel"/>
              </w:rPr>
            </w:pPr>
            <w:r w:rsidRPr="007E042D">
              <w:rPr>
                <w:rFonts w:ascii="Corbel" w:hAnsi="Corbel"/>
              </w:rPr>
              <w:t>Vi söker en informationsarkitekt</w:t>
            </w:r>
            <w:r w:rsidR="4B138457" w:rsidRPr="007E042D">
              <w:rPr>
                <w:rFonts w:ascii="Corbel" w:hAnsi="Corbel"/>
              </w:rPr>
              <w:t xml:space="preserve"> </w:t>
            </w:r>
            <w:r w:rsidR="03197BC6" w:rsidRPr="007E042D">
              <w:rPr>
                <w:rFonts w:ascii="Corbel" w:hAnsi="Corbel"/>
              </w:rPr>
              <w:t>som</w:t>
            </w:r>
            <w:r w:rsidRPr="007E042D">
              <w:rPr>
                <w:rFonts w:ascii="Corbel" w:hAnsi="Corbel"/>
              </w:rPr>
              <w:t>:</w:t>
            </w:r>
          </w:p>
          <w:p w14:paraId="316C9490" w14:textId="062D5469" w:rsidR="00ED07F1" w:rsidRPr="007E042D" w:rsidRDefault="193DC829" w:rsidP="5200F8BC">
            <w:pPr>
              <w:pStyle w:val="Liststycke"/>
              <w:numPr>
                <w:ilvl w:val="0"/>
                <w:numId w:val="3"/>
              </w:numPr>
              <w:rPr>
                <w:rFonts w:ascii="Corbel" w:hAnsi="Corbel"/>
              </w:rPr>
            </w:pPr>
            <w:r w:rsidRPr="007E042D">
              <w:rPr>
                <w:rFonts w:ascii="Corbel" w:hAnsi="Corbel"/>
              </w:rPr>
              <w:t>h</w:t>
            </w:r>
            <w:r w:rsidR="58A6D977" w:rsidRPr="007E042D">
              <w:rPr>
                <w:rFonts w:ascii="Corbel" w:hAnsi="Corbel"/>
              </w:rPr>
              <w:t xml:space="preserve">ar </w:t>
            </w:r>
            <w:r w:rsidR="7B8E0907" w:rsidRPr="007E042D">
              <w:rPr>
                <w:rFonts w:ascii="Corbel" w:hAnsi="Corbel"/>
              </w:rPr>
              <w:t>s</w:t>
            </w:r>
            <w:r w:rsidR="0AB8CFE2" w:rsidRPr="007E042D">
              <w:rPr>
                <w:rFonts w:ascii="Corbel" w:hAnsi="Corbel"/>
              </w:rPr>
              <w:t xml:space="preserve">tor erfarenhet </w:t>
            </w:r>
            <w:r w:rsidR="4315B2C9" w:rsidRPr="007E042D">
              <w:rPr>
                <w:rFonts w:ascii="Corbel" w:hAnsi="Corbel"/>
              </w:rPr>
              <w:t xml:space="preserve">av Microsoft 365 </w:t>
            </w:r>
          </w:p>
          <w:p w14:paraId="69C63DD7" w14:textId="152C04EA" w:rsidR="00ED07F1" w:rsidRPr="007E042D" w:rsidRDefault="48FE9883" w:rsidP="5200F8BC">
            <w:pPr>
              <w:pStyle w:val="Liststycke"/>
              <w:numPr>
                <w:ilvl w:val="0"/>
                <w:numId w:val="3"/>
              </w:numPr>
              <w:rPr>
                <w:rFonts w:ascii="Corbel" w:hAnsi="Corbel"/>
              </w:rPr>
            </w:pPr>
            <w:r w:rsidRPr="007E042D">
              <w:rPr>
                <w:rFonts w:ascii="Corbel" w:hAnsi="Corbel"/>
              </w:rPr>
              <w:t xml:space="preserve">besitter </w:t>
            </w:r>
            <w:r w:rsidR="4949E841" w:rsidRPr="007E042D">
              <w:rPr>
                <w:rFonts w:ascii="Corbel" w:hAnsi="Corbel"/>
              </w:rPr>
              <w:t>k</w:t>
            </w:r>
            <w:r w:rsidR="55C2ECAB" w:rsidRPr="007E042D">
              <w:rPr>
                <w:rFonts w:ascii="Corbel" w:hAnsi="Corbel"/>
              </w:rPr>
              <w:t xml:space="preserve">ompetens inom </w:t>
            </w:r>
            <w:r w:rsidR="565424F2" w:rsidRPr="007E042D">
              <w:rPr>
                <w:rFonts w:ascii="Corbel" w:hAnsi="Corbel"/>
              </w:rPr>
              <w:t>särskilt SharePoint,</w:t>
            </w:r>
            <w:r w:rsidR="3FFFC9F3" w:rsidRPr="007E042D">
              <w:rPr>
                <w:rFonts w:ascii="Corbel" w:hAnsi="Corbel"/>
              </w:rPr>
              <w:t xml:space="preserve"> Teams, </w:t>
            </w:r>
            <w:r w:rsidR="1BF707BC" w:rsidRPr="007E042D">
              <w:rPr>
                <w:rFonts w:ascii="Corbel" w:hAnsi="Corbel"/>
              </w:rPr>
              <w:t xml:space="preserve">OneNote, </w:t>
            </w:r>
            <w:r w:rsidR="3FFFC9F3" w:rsidRPr="007E042D">
              <w:rPr>
                <w:rFonts w:ascii="Corbel" w:hAnsi="Corbel"/>
              </w:rPr>
              <w:t>Listor, Power Automate</w:t>
            </w:r>
            <w:r w:rsidR="539EABCB" w:rsidRPr="007E042D">
              <w:rPr>
                <w:rFonts w:ascii="Corbel" w:hAnsi="Corbel"/>
              </w:rPr>
              <w:t xml:space="preserve"> och</w:t>
            </w:r>
            <w:r w:rsidR="3FFFC9F3" w:rsidRPr="007E042D">
              <w:rPr>
                <w:rFonts w:ascii="Corbel" w:hAnsi="Corbel"/>
              </w:rPr>
              <w:t xml:space="preserve"> Power Apps</w:t>
            </w:r>
            <w:r w:rsidR="6E955B46" w:rsidRPr="007E042D">
              <w:rPr>
                <w:rFonts w:ascii="Corbel" w:hAnsi="Corbel"/>
              </w:rPr>
              <w:t xml:space="preserve"> </w:t>
            </w:r>
          </w:p>
          <w:p w14:paraId="25A3F3B8" w14:textId="2B8AD18A" w:rsidR="00ED07F1" w:rsidRPr="007E042D" w:rsidRDefault="5F9A4C64" w:rsidP="5200F8BC">
            <w:pPr>
              <w:pStyle w:val="Liststycke"/>
              <w:numPr>
                <w:ilvl w:val="0"/>
                <w:numId w:val="3"/>
              </w:numPr>
              <w:rPr>
                <w:rFonts w:ascii="Corbel" w:hAnsi="Corbel"/>
              </w:rPr>
            </w:pPr>
            <w:r w:rsidRPr="007E042D">
              <w:rPr>
                <w:rFonts w:ascii="Corbel" w:eastAsia="Corbel" w:hAnsi="Corbel" w:cs="Corbel"/>
              </w:rPr>
              <w:t xml:space="preserve">har </w:t>
            </w:r>
            <w:r w:rsidR="6E955B46" w:rsidRPr="007E042D">
              <w:rPr>
                <w:rFonts w:ascii="Corbel" w:eastAsia="Corbel" w:hAnsi="Corbel" w:cs="Corbel"/>
              </w:rPr>
              <w:t>e</w:t>
            </w:r>
            <w:r w:rsidR="7C5202C9" w:rsidRPr="007E042D">
              <w:rPr>
                <w:rFonts w:ascii="Corbel" w:eastAsia="Corbel" w:hAnsi="Corbel" w:cs="Corbel"/>
              </w:rPr>
              <w:t>rfarenhet</w:t>
            </w:r>
            <w:r w:rsidR="741A4171" w:rsidRPr="007E042D">
              <w:rPr>
                <w:rFonts w:ascii="Corbel" w:eastAsia="Corbel" w:hAnsi="Corbel" w:cs="Corbel"/>
              </w:rPr>
              <w:t xml:space="preserve"> av och kompetens inom</w:t>
            </w:r>
            <w:r w:rsidR="7C5202C9" w:rsidRPr="007E042D">
              <w:rPr>
                <w:rFonts w:ascii="Corbel" w:eastAsia="Corbel" w:hAnsi="Corbel" w:cs="Corbel"/>
              </w:rPr>
              <w:t xml:space="preserve"> b</w:t>
            </w:r>
            <w:r w:rsidR="4239571A" w:rsidRPr="007E042D">
              <w:rPr>
                <w:rFonts w:ascii="Corbel" w:eastAsia="Corbel" w:hAnsi="Corbel" w:cs="Corbel"/>
              </w:rPr>
              <w:t xml:space="preserve">ehörighetsstyrning i </w:t>
            </w:r>
            <w:r w:rsidR="116BC002" w:rsidRPr="007E042D">
              <w:rPr>
                <w:rFonts w:ascii="Corbel" w:eastAsia="Corbel" w:hAnsi="Corbel" w:cs="Corbel"/>
              </w:rPr>
              <w:t>Microsoft 365</w:t>
            </w:r>
            <w:r w:rsidR="7C5202C9" w:rsidRPr="007E042D">
              <w:rPr>
                <w:rFonts w:ascii="Corbel" w:eastAsia="Corbel" w:hAnsi="Corbel" w:cs="Corbel"/>
              </w:rPr>
              <w:t xml:space="preserve">. </w:t>
            </w:r>
          </w:p>
          <w:p w14:paraId="37077D3F" w14:textId="0CF84A4B" w:rsidR="0AB8CFE2" w:rsidRPr="007E042D" w:rsidRDefault="5091D409" w:rsidP="5200F8BC">
            <w:pPr>
              <w:pStyle w:val="Liststycke"/>
              <w:numPr>
                <w:ilvl w:val="0"/>
                <w:numId w:val="3"/>
              </w:numPr>
              <w:rPr>
                <w:rFonts w:ascii="Corbel" w:eastAsia="Corbel" w:hAnsi="Corbel" w:cs="Corbel"/>
              </w:rPr>
            </w:pPr>
            <w:r w:rsidRPr="007E042D">
              <w:rPr>
                <w:rFonts w:ascii="Corbel" w:eastAsia="Corbel" w:hAnsi="Corbel" w:cs="Corbel"/>
              </w:rPr>
              <w:t>h</w:t>
            </w:r>
            <w:r w:rsidR="13E4E691" w:rsidRPr="007E042D">
              <w:rPr>
                <w:rFonts w:ascii="Corbel" w:eastAsia="Corbel" w:hAnsi="Corbel" w:cs="Corbel"/>
              </w:rPr>
              <w:t xml:space="preserve">ar </w:t>
            </w:r>
            <w:r w:rsidR="613DB9EE" w:rsidRPr="007E042D">
              <w:rPr>
                <w:rFonts w:ascii="Corbel" w:eastAsia="Corbel" w:hAnsi="Corbel" w:cs="Corbel"/>
              </w:rPr>
              <w:t>e</w:t>
            </w:r>
            <w:r w:rsidR="4239571A" w:rsidRPr="007E042D">
              <w:rPr>
                <w:rFonts w:ascii="Corbel" w:eastAsia="Corbel" w:hAnsi="Corbel" w:cs="Corbel"/>
              </w:rPr>
              <w:t xml:space="preserve">rfarenhet av att hålla </w:t>
            </w:r>
            <w:r w:rsidR="2B6B1B83" w:rsidRPr="007E042D">
              <w:rPr>
                <w:rFonts w:ascii="Corbel" w:eastAsia="Corbel" w:hAnsi="Corbel" w:cs="Corbel"/>
              </w:rPr>
              <w:t xml:space="preserve">målgruppsanpassade </w:t>
            </w:r>
            <w:r w:rsidR="4239571A" w:rsidRPr="007E042D">
              <w:rPr>
                <w:rFonts w:ascii="Corbel" w:eastAsia="Corbel" w:hAnsi="Corbel" w:cs="Corbel"/>
              </w:rPr>
              <w:t>utbildningar</w:t>
            </w:r>
            <w:r w:rsidR="3FE88D95" w:rsidRPr="007E042D">
              <w:rPr>
                <w:rFonts w:ascii="Corbel" w:eastAsia="Corbel" w:hAnsi="Corbel" w:cs="Corbel"/>
              </w:rPr>
              <w:t xml:space="preserve"> </w:t>
            </w:r>
            <w:r w:rsidR="1FE2344A" w:rsidRPr="007E042D">
              <w:rPr>
                <w:rFonts w:ascii="Corbel" w:eastAsia="Corbel" w:hAnsi="Corbel" w:cs="Corbel"/>
              </w:rPr>
              <w:t>inom Microsoft 365</w:t>
            </w:r>
          </w:p>
          <w:p w14:paraId="00874145" w14:textId="4012E09F" w:rsidR="083F8462" w:rsidRPr="007E042D" w:rsidRDefault="4BD7408E" w:rsidP="5200F8BC">
            <w:pPr>
              <w:pStyle w:val="Liststycke"/>
              <w:numPr>
                <w:ilvl w:val="0"/>
                <w:numId w:val="3"/>
              </w:numPr>
              <w:rPr>
                <w:rFonts w:ascii="Corbel" w:hAnsi="Corbel"/>
              </w:rPr>
            </w:pPr>
            <w:r w:rsidRPr="007E042D">
              <w:rPr>
                <w:rFonts w:ascii="Corbel" w:hAnsi="Corbel"/>
              </w:rPr>
              <w:t>är flexibel, social och pedagogisk</w:t>
            </w:r>
          </w:p>
          <w:p w14:paraId="20D30DF3" w14:textId="457F6AF1" w:rsidR="08E5B122" w:rsidRPr="007E042D" w:rsidRDefault="4BF18250" w:rsidP="5200F8BC">
            <w:pPr>
              <w:pStyle w:val="Liststycke"/>
              <w:numPr>
                <w:ilvl w:val="0"/>
                <w:numId w:val="3"/>
              </w:numPr>
              <w:rPr>
                <w:rFonts w:ascii="Corbel" w:hAnsi="Corbel"/>
              </w:rPr>
            </w:pPr>
            <w:r w:rsidRPr="007E042D">
              <w:rPr>
                <w:rFonts w:ascii="Corbel" w:hAnsi="Corbel"/>
              </w:rPr>
              <w:t>har hög samarbetsförmåga</w:t>
            </w:r>
          </w:p>
          <w:p w14:paraId="5FDB8912" w14:textId="47A17472" w:rsidR="1AE30AE8" w:rsidRPr="007E042D" w:rsidRDefault="1AE30AE8" w:rsidP="5200F8BC">
            <w:pPr>
              <w:rPr>
                <w:rFonts w:ascii="Corbel" w:hAnsi="Corbel"/>
              </w:rPr>
            </w:pPr>
          </w:p>
          <w:p w14:paraId="1060B22A" w14:textId="4CC9D757" w:rsidR="78790012" w:rsidRPr="007E042D" w:rsidRDefault="51EC6A5E" w:rsidP="5200F8BC">
            <w:pPr>
              <w:rPr>
                <w:rFonts w:ascii="Corbel" w:hAnsi="Corbel"/>
              </w:rPr>
            </w:pPr>
            <w:r w:rsidRPr="007E042D">
              <w:rPr>
                <w:rFonts w:ascii="Corbel" w:hAnsi="Corbel"/>
              </w:rPr>
              <w:t xml:space="preserve">Konsulten som anlitas kommer att </w:t>
            </w:r>
            <w:r w:rsidR="77D83F84" w:rsidRPr="007E042D">
              <w:rPr>
                <w:rFonts w:ascii="Corbel" w:hAnsi="Corbel"/>
              </w:rPr>
              <w:t xml:space="preserve">leda arbetet inom aktiviteter som ingår i två olika större projekt. </w:t>
            </w:r>
            <w:r w:rsidR="5BAF7A86" w:rsidRPr="007E042D">
              <w:rPr>
                <w:rFonts w:ascii="Corbel" w:hAnsi="Corbel"/>
              </w:rPr>
              <w:t xml:space="preserve">Hen kommer att leda arbetsgrupper, rapportera till projektledare och styrgrupper och </w:t>
            </w:r>
            <w:r w:rsidR="0AEC4EAF" w:rsidRPr="007E042D">
              <w:rPr>
                <w:rFonts w:ascii="Corbel" w:hAnsi="Corbel"/>
              </w:rPr>
              <w:t>engagera</w:t>
            </w:r>
            <w:r w:rsidR="5BAF7A86" w:rsidRPr="007E042D">
              <w:rPr>
                <w:rFonts w:ascii="Corbel" w:hAnsi="Corbel"/>
              </w:rPr>
              <w:t xml:space="preserve"> referensgrupper i </w:t>
            </w:r>
            <w:r w:rsidR="3C014FE4" w:rsidRPr="007E042D">
              <w:rPr>
                <w:rFonts w:ascii="Corbel" w:hAnsi="Corbel"/>
              </w:rPr>
              <w:t>utvecklings</w:t>
            </w:r>
            <w:r w:rsidR="5BAF7A86" w:rsidRPr="007E042D">
              <w:rPr>
                <w:rFonts w:ascii="Corbel" w:hAnsi="Corbel"/>
              </w:rPr>
              <w:t>arbetet.</w:t>
            </w:r>
          </w:p>
          <w:p w14:paraId="21E784E4" w14:textId="090022A3" w:rsidR="00516338" w:rsidRPr="007E042D" w:rsidRDefault="00516338" w:rsidP="00516338">
            <w:pPr>
              <w:pStyle w:val="Liststycke"/>
              <w:rPr>
                <w:rFonts w:ascii="Corbel" w:hAnsi="Corbel"/>
              </w:rPr>
            </w:pPr>
          </w:p>
          <w:p w14:paraId="0B2D95E4" w14:textId="19FDD56C" w:rsidR="01FD7452" w:rsidRPr="007E042D" w:rsidRDefault="01FD7452" w:rsidP="5200F8BC">
            <w:pPr>
              <w:rPr>
                <w:rFonts w:ascii="Corbel" w:hAnsi="Corbel"/>
              </w:rPr>
            </w:pPr>
          </w:p>
          <w:sdt>
            <w:sdtPr>
              <w:rPr>
                <w:rFonts w:ascii="Corbel" w:hAnsi="Corbel"/>
              </w:rPr>
              <w:id w:val="1708681958"/>
              <w:placeholder>
                <w:docPart w:val="2886B7C1A317416FBCFE34C8144A15AA"/>
              </w:placeholder>
              <w:showingPlcHdr/>
            </w:sdtPr>
            <w:sdtEndPr/>
            <w:sdtContent>
              <w:p w14:paraId="3A7675DD" w14:textId="7BF83E29" w:rsidR="0031407F" w:rsidRPr="007E042D" w:rsidRDefault="69FF1BFC" w:rsidP="00516338">
                <w:pPr>
                  <w:spacing w:after="160" w:line="257" w:lineRule="auto"/>
                  <w:rPr>
                    <w:rFonts w:ascii="Corbel" w:hAnsi="Corbel"/>
                  </w:rPr>
                </w:pPr>
                <w:r w:rsidRPr="007E042D">
                  <w:rPr>
                    <w:rStyle w:val="Platshllartext"/>
                    <w:rFonts w:ascii="Corbel" w:hAnsi="Corbel"/>
                  </w:rPr>
                  <w:t>Klicka eller tryck här för att ange text.</w:t>
                </w:r>
              </w:p>
            </w:sdtContent>
          </w:sdt>
        </w:tc>
      </w:tr>
    </w:tbl>
    <w:p w14:paraId="6EDA4691" w14:textId="77777777" w:rsidR="00A02CC3" w:rsidRPr="007E042D" w:rsidRDefault="00A02CC3" w:rsidP="00A02CC3">
      <w:pPr>
        <w:pStyle w:val="Rubrik2"/>
        <w:rPr>
          <w:rFonts w:ascii="Corbel" w:hAnsi="Corbel"/>
        </w:rPr>
      </w:pPr>
    </w:p>
    <w:p w14:paraId="56F4984E" w14:textId="017B5B69" w:rsidR="00A02CC3" w:rsidRPr="007E042D" w:rsidRDefault="005F2018" w:rsidP="005F2018">
      <w:pPr>
        <w:pStyle w:val="Rubrik2"/>
        <w:ind w:left="360"/>
        <w:rPr>
          <w:rFonts w:ascii="Corbel" w:hAnsi="Corbel"/>
        </w:rPr>
      </w:pPr>
      <w:r w:rsidRPr="007E042D">
        <w:rPr>
          <w:rFonts w:ascii="Corbel" w:hAnsi="Corbel"/>
        </w:rPr>
        <w:t>5.3</w:t>
      </w:r>
      <w:r w:rsidR="00A02CC3" w:rsidRPr="007E042D">
        <w:rPr>
          <w:rFonts w:ascii="Corbel" w:hAnsi="Corbel"/>
        </w:rPr>
        <w:t xml:space="preserve"> Kompetensnivå</w:t>
      </w:r>
    </w:p>
    <w:tbl>
      <w:tblPr>
        <w:tblStyle w:val="Tabellrutnt"/>
        <w:tblW w:w="9493" w:type="dxa"/>
        <w:tblLook w:val="04A0" w:firstRow="1" w:lastRow="0" w:firstColumn="1" w:lastColumn="0" w:noHBand="0" w:noVBand="1"/>
      </w:tblPr>
      <w:tblGrid>
        <w:gridCol w:w="9493"/>
      </w:tblGrid>
      <w:tr w:rsidR="00A02CC3" w:rsidRPr="007E042D" w14:paraId="563CEF79" w14:textId="77777777" w:rsidTr="5200F8BC">
        <w:trPr>
          <w:trHeight w:val="785"/>
        </w:trPr>
        <w:tc>
          <w:tcPr>
            <w:tcW w:w="9493" w:type="dxa"/>
          </w:tcPr>
          <w:p w14:paraId="5C8DFDF6" w14:textId="7AABDA4A" w:rsidR="70159EF1" w:rsidRPr="007E042D" w:rsidRDefault="531902BE" w:rsidP="70159EF1">
            <w:r w:rsidRPr="007E042D">
              <w:rPr>
                <w:rFonts w:ascii="Corbel" w:eastAsia="Corbel" w:hAnsi="Corbel" w:cs="Corbel"/>
              </w:rPr>
              <w:t>Nivå 4 enligt punkt 2.3 i bilaga avropsvägledning IT- konsulttjänster 2021</w:t>
            </w:r>
          </w:p>
        </w:tc>
      </w:tr>
    </w:tbl>
    <w:p w14:paraId="47E30F8E" w14:textId="58E97357" w:rsidR="00191F11" w:rsidRPr="007E042D" w:rsidRDefault="005F2018" w:rsidP="005F2018">
      <w:pPr>
        <w:pStyle w:val="Rubrik2"/>
        <w:ind w:left="360"/>
        <w:rPr>
          <w:rFonts w:ascii="Corbel" w:hAnsi="Corbel"/>
        </w:rPr>
      </w:pPr>
      <w:r w:rsidRPr="007E042D">
        <w:rPr>
          <w:rFonts w:ascii="Corbel" w:hAnsi="Corbel"/>
        </w:rPr>
        <w:t>5.4</w:t>
      </w:r>
      <w:r w:rsidR="00191F11" w:rsidRPr="007E042D">
        <w:rPr>
          <w:rFonts w:ascii="Corbel" w:hAnsi="Corbel"/>
        </w:rPr>
        <w:t xml:space="preserve"> Krav på konsulten</w:t>
      </w:r>
    </w:p>
    <w:tbl>
      <w:tblPr>
        <w:tblStyle w:val="Tabellrutnt"/>
        <w:tblW w:w="0" w:type="auto"/>
        <w:tblLook w:val="04A0" w:firstRow="1" w:lastRow="0" w:firstColumn="1" w:lastColumn="0" w:noHBand="0" w:noVBand="1"/>
      </w:tblPr>
      <w:tblGrid>
        <w:gridCol w:w="5664"/>
        <w:gridCol w:w="3398"/>
      </w:tblGrid>
      <w:tr w:rsidR="0AB8CFE2" w:rsidRPr="007E042D" w14:paraId="33D9EE6F" w14:textId="77777777" w:rsidTr="5200F8BC">
        <w:trPr>
          <w:trHeight w:val="300"/>
        </w:trPr>
        <w:tc>
          <w:tcPr>
            <w:tcW w:w="5664" w:type="dxa"/>
          </w:tcPr>
          <w:p w14:paraId="6C98A0CE" w14:textId="07A73523" w:rsidR="0AB8CFE2" w:rsidRPr="007E042D" w:rsidRDefault="00B32295" w:rsidP="0AB8CFE2">
            <w:pPr>
              <w:rPr>
                <w:rFonts w:asciiTheme="majorHAnsi" w:eastAsiaTheme="majorEastAsia" w:hAnsiTheme="majorHAnsi" w:cstheme="majorBidi"/>
                <w:b/>
                <w:bCs/>
                <w:i/>
                <w:iCs/>
              </w:rPr>
            </w:pPr>
            <w:r w:rsidRPr="007E042D">
              <w:rPr>
                <w:rFonts w:asciiTheme="majorHAnsi" w:eastAsiaTheme="majorEastAsia" w:hAnsiTheme="majorHAnsi" w:cstheme="majorBidi"/>
                <w:b/>
                <w:bCs/>
                <w:i/>
                <w:iCs/>
              </w:rPr>
              <w:t>Konsulten ska ha erfarenhet av</w:t>
            </w:r>
            <w:r w:rsidR="00A54859" w:rsidRPr="007E042D">
              <w:rPr>
                <w:rFonts w:asciiTheme="majorHAnsi" w:eastAsiaTheme="majorEastAsia" w:hAnsiTheme="majorHAnsi" w:cstheme="majorBidi"/>
                <w:b/>
                <w:bCs/>
                <w:i/>
                <w:iCs/>
              </w:rPr>
              <w:t>:</w:t>
            </w:r>
          </w:p>
        </w:tc>
        <w:tc>
          <w:tcPr>
            <w:tcW w:w="3398" w:type="dxa"/>
          </w:tcPr>
          <w:p w14:paraId="207E1EB4" w14:textId="77777777" w:rsidR="0AB8CFE2" w:rsidRPr="007E042D" w:rsidRDefault="0AB8CFE2" w:rsidP="0AB8CFE2">
            <w:pPr>
              <w:rPr>
                <w:rFonts w:ascii="Corbel" w:hAnsi="Corbel"/>
                <w:b/>
                <w:bCs/>
                <w:sz w:val="20"/>
                <w:szCs w:val="20"/>
              </w:rPr>
            </w:pPr>
            <w:r w:rsidRPr="007E042D">
              <w:rPr>
                <w:rFonts w:ascii="Corbel" w:hAnsi="Corbel"/>
                <w:b/>
                <w:bCs/>
                <w:i/>
                <w:iCs/>
              </w:rPr>
              <w:t>Ange var i CV kravuppfyllnad framgår</w:t>
            </w:r>
          </w:p>
        </w:tc>
      </w:tr>
      <w:tr w:rsidR="0AB8CFE2" w:rsidRPr="007E042D" w14:paraId="666F19FC" w14:textId="77777777" w:rsidTr="5200F8BC">
        <w:trPr>
          <w:trHeight w:val="300"/>
        </w:trPr>
        <w:tc>
          <w:tcPr>
            <w:tcW w:w="5664" w:type="dxa"/>
          </w:tcPr>
          <w:p w14:paraId="0579ADB6" w14:textId="605F2F23" w:rsidR="0AB8CFE2" w:rsidRPr="007E042D" w:rsidRDefault="0AB8CFE2" w:rsidP="5200F8BC">
            <w:pPr>
              <w:rPr>
                <w:rFonts w:asciiTheme="majorHAnsi" w:eastAsiaTheme="majorEastAsia" w:hAnsiTheme="majorHAnsi" w:cstheme="majorBidi"/>
              </w:rPr>
            </w:pPr>
          </w:p>
          <w:p w14:paraId="3EB3AA8E" w14:textId="13F2D99B" w:rsidR="0AB8CFE2" w:rsidRPr="007E042D" w:rsidRDefault="3E746B94" w:rsidP="5200F8BC">
            <w:pPr>
              <w:rPr>
                <w:rFonts w:ascii="Corbel" w:eastAsia="Corbel" w:hAnsi="Corbel" w:cs="Corbel"/>
              </w:rPr>
            </w:pPr>
            <w:r w:rsidRPr="007E042D">
              <w:rPr>
                <w:rFonts w:ascii="Corbel" w:eastAsia="Corbel" w:hAnsi="Corbel" w:cs="Corbel"/>
              </w:rPr>
              <w:t>Uppdrag inom Microsoft 365 och informationshantering på en samhällsbyggnadsförvaltning</w:t>
            </w:r>
          </w:p>
          <w:p w14:paraId="483ECC67" w14:textId="1BFC0BDA" w:rsidR="0AB8CFE2" w:rsidRPr="007E042D" w:rsidRDefault="0AB8CFE2" w:rsidP="5200F8BC">
            <w:pPr>
              <w:rPr>
                <w:rFonts w:asciiTheme="majorHAnsi" w:eastAsiaTheme="majorEastAsia" w:hAnsiTheme="majorHAnsi" w:cstheme="majorBidi"/>
              </w:rPr>
            </w:pPr>
          </w:p>
        </w:tc>
        <w:tc>
          <w:tcPr>
            <w:tcW w:w="3398" w:type="dxa"/>
          </w:tcPr>
          <w:p w14:paraId="682A2ADA" w14:textId="77777777" w:rsidR="0AB8CFE2" w:rsidRPr="007E042D" w:rsidRDefault="00566A17" w:rsidP="0AB8CFE2">
            <w:pPr>
              <w:rPr>
                <w:rFonts w:ascii="Corbel" w:hAnsi="Corbel"/>
                <w:sz w:val="20"/>
                <w:szCs w:val="20"/>
              </w:rPr>
            </w:pPr>
            <w:sdt>
              <w:sdtPr>
                <w:rPr>
                  <w:rFonts w:ascii="Corbel" w:hAnsi="Corbel"/>
                  <w:sz w:val="20"/>
                  <w:szCs w:val="20"/>
                </w:rPr>
                <w:id w:val="1401693119"/>
                <w:placeholder>
                  <w:docPart w:val="391FEEEFCEB5406AA51DF6794EAA24BA"/>
                </w:placeholder>
                <w:showingPlcHdr/>
                <w:text/>
              </w:sdtPr>
              <w:sdtEndPr/>
              <w:sdtContent>
                <w:r w:rsidR="0AB8CFE2" w:rsidRPr="007E042D">
                  <w:rPr>
                    <w:rStyle w:val="Platshllartext"/>
                    <w:rFonts w:ascii="Corbel" w:hAnsi="Corbel"/>
                    <w:sz w:val="20"/>
                    <w:szCs w:val="20"/>
                  </w:rPr>
                  <w:t>Klicka eller tryck här för att ange text.</w:t>
                </w:r>
              </w:sdtContent>
            </w:sdt>
          </w:p>
        </w:tc>
      </w:tr>
      <w:tr w:rsidR="00AF0BEC" w:rsidRPr="007E042D" w14:paraId="5B56D78E" w14:textId="77777777" w:rsidTr="5200F8BC">
        <w:trPr>
          <w:trHeight w:val="300"/>
        </w:trPr>
        <w:tc>
          <w:tcPr>
            <w:tcW w:w="5664" w:type="dxa"/>
          </w:tcPr>
          <w:p w14:paraId="3DFBADF4" w14:textId="3DC5F445" w:rsidR="00AF0BEC" w:rsidRPr="007E042D" w:rsidRDefault="7E6C909F" w:rsidP="5200F8BC">
            <w:pPr>
              <w:rPr>
                <w:rFonts w:asciiTheme="majorHAnsi" w:eastAsiaTheme="majorEastAsia" w:hAnsiTheme="majorHAnsi" w:cstheme="majorBidi"/>
              </w:rPr>
            </w:pPr>
            <w:r w:rsidRPr="007E042D">
              <w:rPr>
                <w:rFonts w:asciiTheme="majorHAnsi" w:eastAsiaTheme="majorEastAsia" w:hAnsiTheme="majorHAnsi" w:cstheme="majorBidi"/>
              </w:rPr>
              <w:t>Framtagande av kanalstrategier</w:t>
            </w:r>
          </w:p>
        </w:tc>
        <w:tc>
          <w:tcPr>
            <w:tcW w:w="3398" w:type="dxa"/>
          </w:tcPr>
          <w:p w14:paraId="7B4D30D2" w14:textId="77777777" w:rsidR="00AF0BEC" w:rsidRPr="007E042D" w:rsidRDefault="00AF0BEC" w:rsidP="0AB8CFE2">
            <w:pPr>
              <w:rPr>
                <w:rFonts w:ascii="Corbel" w:hAnsi="Corbel"/>
                <w:sz w:val="20"/>
                <w:szCs w:val="20"/>
              </w:rPr>
            </w:pPr>
          </w:p>
        </w:tc>
      </w:tr>
      <w:tr w:rsidR="004842FA" w:rsidRPr="007E042D" w14:paraId="518FD6D5" w14:textId="77777777" w:rsidTr="5200F8BC">
        <w:trPr>
          <w:trHeight w:val="300"/>
        </w:trPr>
        <w:tc>
          <w:tcPr>
            <w:tcW w:w="5664" w:type="dxa"/>
          </w:tcPr>
          <w:p w14:paraId="6BA43C13" w14:textId="0391DA21" w:rsidR="004842FA" w:rsidRPr="007E042D" w:rsidRDefault="2CD3A2F9" w:rsidP="5200F8BC">
            <w:pPr>
              <w:rPr>
                <w:rFonts w:asciiTheme="majorHAnsi" w:eastAsiaTheme="majorEastAsia" w:hAnsiTheme="majorHAnsi" w:cstheme="majorBidi"/>
              </w:rPr>
            </w:pPr>
            <w:r w:rsidRPr="007E042D">
              <w:rPr>
                <w:rFonts w:asciiTheme="majorHAnsi" w:eastAsiaTheme="majorEastAsia" w:hAnsiTheme="majorHAnsi" w:cstheme="majorBidi"/>
              </w:rPr>
              <w:t>Projektledning med agila metoder</w:t>
            </w:r>
          </w:p>
        </w:tc>
        <w:tc>
          <w:tcPr>
            <w:tcW w:w="3398" w:type="dxa"/>
          </w:tcPr>
          <w:p w14:paraId="16A1A050" w14:textId="77777777" w:rsidR="004842FA" w:rsidRPr="007E042D" w:rsidRDefault="004842FA" w:rsidP="0AB8CFE2">
            <w:pPr>
              <w:rPr>
                <w:rFonts w:ascii="Corbel" w:hAnsi="Corbel"/>
                <w:sz w:val="20"/>
                <w:szCs w:val="20"/>
              </w:rPr>
            </w:pPr>
          </w:p>
        </w:tc>
      </w:tr>
      <w:tr w:rsidR="004842FA" w:rsidRPr="007E042D" w14:paraId="05FF50E8" w14:textId="77777777" w:rsidTr="5200F8BC">
        <w:trPr>
          <w:trHeight w:val="300"/>
        </w:trPr>
        <w:tc>
          <w:tcPr>
            <w:tcW w:w="5664" w:type="dxa"/>
          </w:tcPr>
          <w:p w14:paraId="37B06F54" w14:textId="791949B0" w:rsidR="004842FA" w:rsidRPr="007E042D" w:rsidRDefault="186B7BF5" w:rsidP="5200F8BC">
            <w:pPr>
              <w:rPr>
                <w:rFonts w:ascii="Corbel" w:eastAsia="Corbel" w:hAnsi="Corbel" w:cs="Corbel"/>
              </w:rPr>
            </w:pPr>
            <w:r w:rsidRPr="007E042D">
              <w:rPr>
                <w:rFonts w:ascii="Corbel" w:eastAsia="Corbel" w:hAnsi="Corbel" w:cs="Corbel"/>
              </w:rPr>
              <w:t>Planera och genomföra målgruppsanpassade utbildningar inom Microsoft 365</w:t>
            </w:r>
          </w:p>
        </w:tc>
        <w:tc>
          <w:tcPr>
            <w:tcW w:w="3398" w:type="dxa"/>
          </w:tcPr>
          <w:p w14:paraId="06ABC05D" w14:textId="77777777" w:rsidR="004842FA" w:rsidRPr="007E042D" w:rsidRDefault="004842FA" w:rsidP="0AB8CFE2">
            <w:pPr>
              <w:rPr>
                <w:rFonts w:ascii="Corbel" w:hAnsi="Corbel"/>
                <w:sz w:val="20"/>
                <w:szCs w:val="20"/>
              </w:rPr>
            </w:pPr>
          </w:p>
        </w:tc>
      </w:tr>
    </w:tbl>
    <w:p w14:paraId="36CA9BD3" w14:textId="64C00D56" w:rsidR="0AB8CFE2" w:rsidRPr="007E042D" w:rsidRDefault="0AB8CFE2" w:rsidP="0AB8CFE2">
      <w:pPr>
        <w:rPr>
          <w:rFonts w:ascii="Corbel" w:hAnsi="Corbel"/>
          <w:b/>
          <w:bCs/>
          <w:i/>
          <w:iCs/>
          <w:u w:val="single"/>
        </w:rPr>
      </w:pPr>
    </w:p>
    <w:tbl>
      <w:tblPr>
        <w:tblStyle w:val="Tabellrutnt"/>
        <w:tblW w:w="0" w:type="auto"/>
        <w:tblLook w:val="04A0" w:firstRow="1" w:lastRow="0" w:firstColumn="1" w:lastColumn="0" w:noHBand="0" w:noVBand="1"/>
      </w:tblPr>
      <w:tblGrid>
        <w:gridCol w:w="5664"/>
        <w:gridCol w:w="3398"/>
      </w:tblGrid>
      <w:tr w:rsidR="1AE30AE8" w:rsidRPr="007E042D" w14:paraId="4D291FCE" w14:textId="77777777" w:rsidTr="5200F8BC">
        <w:trPr>
          <w:trHeight w:val="300"/>
        </w:trPr>
        <w:tc>
          <w:tcPr>
            <w:tcW w:w="5664" w:type="dxa"/>
          </w:tcPr>
          <w:p w14:paraId="4C411DCF" w14:textId="17E04059" w:rsidR="1AE30AE8" w:rsidRPr="007E042D" w:rsidRDefault="1AE30AE8" w:rsidP="1AE30AE8">
            <w:pPr>
              <w:rPr>
                <w:rFonts w:asciiTheme="majorHAnsi" w:eastAsiaTheme="majorEastAsia" w:hAnsiTheme="majorHAnsi" w:cstheme="majorBidi"/>
                <w:b/>
                <w:bCs/>
                <w:i/>
                <w:iCs/>
              </w:rPr>
            </w:pPr>
            <w:r w:rsidRPr="007E042D">
              <w:rPr>
                <w:rFonts w:asciiTheme="majorHAnsi" w:eastAsiaTheme="majorEastAsia" w:hAnsiTheme="majorHAnsi" w:cstheme="majorBidi"/>
                <w:b/>
                <w:bCs/>
                <w:i/>
                <w:iCs/>
              </w:rPr>
              <w:t xml:space="preserve">Konsulten ska ha </w:t>
            </w:r>
            <w:r w:rsidR="18D75150" w:rsidRPr="007E042D">
              <w:rPr>
                <w:rFonts w:asciiTheme="majorHAnsi" w:eastAsiaTheme="majorEastAsia" w:hAnsiTheme="majorHAnsi" w:cstheme="majorBidi"/>
                <w:b/>
                <w:bCs/>
                <w:i/>
                <w:iCs/>
              </w:rPr>
              <w:t>kompetens inom</w:t>
            </w:r>
            <w:r w:rsidRPr="007E042D">
              <w:rPr>
                <w:rFonts w:asciiTheme="majorHAnsi" w:eastAsiaTheme="majorEastAsia" w:hAnsiTheme="majorHAnsi" w:cstheme="majorBidi"/>
                <w:b/>
                <w:bCs/>
                <w:i/>
                <w:iCs/>
              </w:rPr>
              <w:t>:</w:t>
            </w:r>
          </w:p>
        </w:tc>
        <w:tc>
          <w:tcPr>
            <w:tcW w:w="3398" w:type="dxa"/>
          </w:tcPr>
          <w:p w14:paraId="266CA4E0" w14:textId="77777777" w:rsidR="1AE30AE8" w:rsidRPr="007E042D" w:rsidRDefault="1AE30AE8" w:rsidP="1AE30AE8">
            <w:pPr>
              <w:rPr>
                <w:rFonts w:ascii="Corbel" w:hAnsi="Corbel"/>
                <w:b/>
                <w:bCs/>
                <w:sz w:val="20"/>
                <w:szCs w:val="20"/>
              </w:rPr>
            </w:pPr>
            <w:r w:rsidRPr="007E042D">
              <w:rPr>
                <w:rFonts w:ascii="Corbel" w:hAnsi="Corbel"/>
                <w:b/>
                <w:bCs/>
                <w:i/>
                <w:iCs/>
              </w:rPr>
              <w:t>Ange var i CV kravuppfyllnad framgår</w:t>
            </w:r>
          </w:p>
        </w:tc>
      </w:tr>
      <w:tr w:rsidR="1AE30AE8" w:rsidRPr="007E042D" w14:paraId="0D49F27A" w14:textId="77777777" w:rsidTr="5200F8BC">
        <w:trPr>
          <w:trHeight w:val="300"/>
        </w:trPr>
        <w:tc>
          <w:tcPr>
            <w:tcW w:w="5664" w:type="dxa"/>
          </w:tcPr>
          <w:p w14:paraId="7F8084F1" w14:textId="642CAB24" w:rsidR="12F4ED0E" w:rsidRPr="007E042D" w:rsidRDefault="34CD8BBB" w:rsidP="5200F8BC">
            <w:pPr>
              <w:rPr>
                <w:rFonts w:ascii="Corbel" w:hAnsi="Corbel"/>
                <w:lang w:val="en-GB"/>
              </w:rPr>
            </w:pPr>
            <w:r w:rsidRPr="007E042D">
              <w:rPr>
                <w:rFonts w:ascii="Corbel" w:hAnsi="Corbel"/>
                <w:lang w:val="en-GB"/>
              </w:rPr>
              <w:t>SharePoint, Teams, OneNote, Listor, Power Automate</w:t>
            </w:r>
            <w:r w:rsidR="5C3E7608" w:rsidRPr="007E042D">
              <w:rPr>
                <w:rFonts w:ascii="Corbel" w:hAnsi="Corbel"/>
                <w:lang w:val="en-GB"/>
              </w:rPr>
              <w:t xml:space="preserve"> och</w:t>
            </w:r>
            <w:r w:rsidRPr="007E042D">
              <w:rPr>
                <w:rFonts w:ascii="Corbel" w:hAnsi="Corbel"/>
                <w:lang w:val="en-GB"/>
              </w:rPr>
              <w:t xml:space="preserve"> Power Apps </w:t>
            </w:r>
          </w:p>
        </w:tc>
        <w:tc>
          <w:tcPr>
            <w:tcW w:w="3398" w:type="dxa"/>
          </w:tcPr>
          <w:p w14:paraId="5D6022B3" w14:textId="77777777" w:rsidR="1AE30AE8" w:rsidRPr="007E042D" w:rsidRDefault="00566A17" w:rsidP="1AE30AE8">
            <w:pPr>
              <w:rPr>
                <w:rFonts w:ascii="Corbel" w:hAnsi="Corbel"/>
                <w:sz w:val="20"/>
                <w:szCs w:val="20"/>
              </w:rPr>
            </w:pPr>
            <w:sdt>
              <w:sdtPr>
                <w:rPr>
                  <w:rFonts w:ascii="Corbel" w:hAnsi="Corbel"/>
                  <w:sz w:val="20"/>
                  <w:szCs w:val="20"/>
                </w:rPr>
                <w:id w:val="1884254291"/>
                <w:placeholder>
                  <w:docPart w:val="3E2E1F76119C48749AA9C3E9E3CCF296"/>
                </w:placeholder>
                <w:showingPlcHdr/>
                <w:text/>
              </w:sdtPr>
              <w:sdtEndPr/>
              <w:sdtContent>
                <w:r w:rsidR="1AE30AE8" w:rsidRPr="007E042D">
                  <w:rPr>
                    <w:rStyle w:val="Platshllartext"/>
                    <w:rFonts w:ascii="Corbel" w:hAnsi="Corbel"/>
                    <w:sz w:val="20"/>
                    <w:szCs w:val="20"/>
                  </w:rPr>
                  <w:t>Klicka eller tryck här för att ange text.</w:t>
                </w:r>
              </w:sdtContent>
            </w:sdt>
          </w:p>
        </w:tc>
      </w:tr>
      <w:tr w:rsidR="1AE30AE8" w:rsidRPr="007E042D" w14:paraId="4AAA65D3" w14:textId="77777777" w:rsidTr="5200F8BC">
        <w:trPr>
          <w:trHeight w:val="300"/>
        </w:trPr>
        <w:tc>
          <w:tcPr>
            <w:tcW w:w="5664" w:type="dxa"/>
          </w:tcPr>
          <w:p w14:paraId="72B38099" w14:textId="5DD2A02C" w:rsidR="577C3681" w:rsidRPr="007E042D" w:rsidRDefault="33BBD2C7" w:rsidP="5200F8BC">
            <w:pPr>
              <w:rPr>
                <w:rFonts w:asciiTheme="majorHAnsi" w:eastAsiaTheme="majorEastAsia" w:hAnsiTheme="majorHAnsi" w:cstheme="majorBidi"/>
              </w:rPr>
            </w:pPr>
            <w:r w:rsidRPr="007E042D">
              <w:rPr>
                <w:rFonts w:asciiTheme="majorHAnsi" w:eastAsiaTheme="majorEastAsia" w:hAnsiTheme="majorHAnsi" w:cstheme="majorBidi"/>
              </w:rPr>
              <w:t>Behörighetsstyrning i SharePoint och Teams</w:t>
            </w:r>
          </w:p>
        </w:tc>
        <w:tc>
          <w:tcPr>
            <w:tcW w:w="3398" w:type="dxa"/>
          </w:tcPr>
          <w:p w14:paraId="387754FE" w14:textId="77777777" w:rsidR="1AE30AE8" w:rsidRPr="007E042D" w:rsidRDefault="1AE30AE8" w:rsidP="1AE30AE8">
            <w:pPr>
              <w:rPr>
                <w:rFonts w:ascii="Corbel" w:hAnsi="Corbel"/>
                <w:sz w:val="20"/>
                <w:szCs w:val="20"/>
              </w:rPr>
            </w:pPr>
            <w:r w:rsidRPr="007E042D">
              <w:rPr>
                <w:rStyle w:val="Platshllartext"/>
                <w:rFonts w:ascii="Corbel" w:hAnsi="Corbel"/>
                <w:sz w:val="20"/>
                <w:szCs w:val="20"/>
              </w:rPr>
              <w:t>Klicka eller tryck här för att ange text.</w:t>
            </w:r>
          </w:p>
        </w:tc>
      </w:tr>
      <w:tr w:rsidR="1AE30AE8" w:rsidRPr="007E042D" w14:paraId="36EE7F59" w14:textId="77777777" w:rsidTr="5200F8BC">
        <w:trPr>
          <w:trHeight w:val="300"/>
        </w:trPr>
        <w:tc>
          <w:tcPr>
            <w:tcW w:w="5664" w:type="dxa"/>
          </w:tcPr>
          <w:p w14:paraId="3BF4FCBC" w14:textId="65A08436" w:rsidR="0184997D" w:rsidRPr="007E042D" w:rsidRDefault="452D9453" w:rsidP="5200F8BC">
            <w:pPr>
              <w:spacing w:line="259" w:lineRule="auto"/>
              <w:rPr>
                <w:rFonts w:ascii="Corbel" w:hAnsi="Corbel"/>
              </w:rPr>
            </w:pPr>
            <w:r w:rsidRPr="007E042D">
              <w:rPr>
                <w:rFonts w:ascii="Corbel" w:hAnsi="Corbel"/>
              </w:rPr>
              <w:t>U</w:t>
            </w:r>
            <w:r w:rsidR="613E9BF3" w:rsidRPr="007E042D">
              <w:rPr>
                <w:rFonts w:ascii="Corbel" w:hAnsi="Corbel"/>
              </w:rPr>
              <w:t xml:space="preserve">tbildning </w:t>
            </w:r>
            <w:r w:rsidR="7B2270DF" w:rsidRPr="007E042D">
              <w:rPr>
                <w:rFonts w:ascii="Corbel" w:hAnsi="Corbel"/>
              </w:rPr>
              <w:t xml:space="preserve">i </w:t>
            </w:r>
            <w:r w:rsidR="049230E5" w:rsidRPr="007E042D">
              <w:rPr>
                <w:rFonts w:ascii="Corbel" w:hAnsi="Corbel"/>
              </w:rPr>
              <w:t xml:space="preserve">användning av </w:t>
            </w:r>
            <w:r w:rsidR="613E9BF3" w:rsidRPr="007E042D">
              <w:rPr>
                <w:rFonts w:ascii="Corbel" w:hAnsi="Corbel"/>
              </w:rPr>
              <w:t xml:space="preserve">applikationer inom Microsoft 365 </w:t>
            </w:r>
          </w:p>
        </w:tc>
        <w:tc>
          <w:tcPr>
            <w:tcW w:w="3398" w:type="dxa"/>
          </w:tcPr>
          <w:p w14:paraId="69AEF621" w14:textId="77777777" w:rsidR="1AE30AE8" w:rsidRPr="007E042D" w:rsidRDefault="1AE30AE8" w:rsidP="1AE30AE8">
            <w:pPr>
              <w:rPr>
                <w:rFonts w:ascii="Corbel" w:hAnsi="Corbel"/>
                <w:sz w:val="20"/>
                <w:szCs w:val="20"/>
              </w:rPr>
            </w:pPr>
            <w:r w:rsidRPr="007E042D">
              <w:rPr>
                <w:rStyle w:val="Platshllartext"/>
                <w:rFonts w:ascii="Corbel" w:hAnsi="Corbel"/>
                <w:sz w:val="20"/>
                <w:szCs w:val="20"/>
              </w:rPr>
              <w:t>Klicka eller tryck här för att ange text.</w:t>
            </w:r>
          </w:p>
        </w:tc>
      </w:tr>
      <w:tr w:rsidR="1AE30AE8" w:rsidRPr="007E042D" w14:paraId="1FCF6700" w14:textId="77777777" w:rsidTr="5200F8BC">
        <w:trPr>
          <w:trHeight w:val="300"/>
        </w:trPr>
        <w:tc>
          <w:tcPr>
            <w:tcW w:w="5664" w:type="dxa"/>
          </w:tcPr>
          <w:p w14:paraId="17F55F4C" w14:textId="0C176372" w:rsidR="4F28AEF1" w:rsidRPr="007E042D" w:rsidRDefault="263832A9" w:rsidP="5200F8BC">
            <w:pPr>
              <w:rPr>
                <w:rFonts w:asciiTheme="majorHAnsi" w:eastAsiaTheme="majorEastAsia" w:hAnsiTheme="majorHAnsi" w:cstheme="majorBidi"/>
              </w:rPr>
            </w:pPr>
            <w:r w:rsidRPr="007E042D">
              <w:rPr>
                <w:rFonts w:asciiTheme="majorHAnsi" w:eastAsiaTheme="majorEastAsia" w:hAnsiTheme="majorHAnsi" w:cstheme="majorBidi"/>
              </w:rPr>
              <w:t>Användarvänlighet och tillgänglighet</w:t>
            </w:r>
            <w:r w:rsidR="49992B26" w:rsidRPr="007E042D">
              <w:rPr>
                <w:rFonts w:asciiTheme="majorHAnsi" w:eastAsiaTheme="majorEastAsia" w:hAnsiTheme="majorHAnsi" w:cstheme="majorBidi"/>
              </w:rPr>
              <w:t>sanpassning</w:t>
            </w:r>
          </w:p>
        </w:tc>
        <w:tc>
          <w:tcPr>
            <w:tcW w:w="3398" w:type="dxa"/>
          </w:tcPr>
          <w:p w14:paraId="4FB389F1" w14:textId="77777777" w:rsidR="1AE30AE8" w:rsidRPr="007E042D" w:rsidRDefault="1AE30AE8" w:rsidP="1AE30AE8">
            <w:pPr>
              <w:rPr>
                <w:rFonts w:ascii="Corbel" w:hAnsi="Corbel"/>
                <w:sz w:val="20"/>
                <w:szCs w:val="20"/>
              </w:rPr>
            </w:pPr>
          </w:p>
        </w:tc>
      </w:tr>
      <w:tr w:rsidR="1AE30AE8" w:rsidRPr="007E042D" w14:paraId="4F025015" w14:textId="77777777" w:rsidTr="5200F8BC">
        <w:trPr>
          <w:trHeight w:val="300"/>
        </w:trPr>
        <w:tc>
          <w:tcPr>
            <w:tcW w:w="5664" w:type="dxa"/>
          </w:tcPr>
          <w:p w14:paraId="084EF82C" w14:textId="77C30226" w:rsidR="1AE30AE8" w:rsidRPr="007E042D" w:rsidRDefault="1AE30AE8" w:rsidP="1AE30AE8">
            <w:pPr>
              <w:rPr>
                <w:rFonts w:asciiTheme="majorHAnsi" w:eastAsiaTheme="majorEastAsia" w:hAnsiTheme="majorHAnsi" w:cstheme="majorBidi"/>
              </w:rPr>
            </w:pPr>
          </w:p>
        </w:tc>
        <w:tc>
          <w:tcPr>
            <w:tcW w:w="3398" w:type="dxa"/>
          </w:tcPr>
          <w:p w14:paraId="0196CCF7" w14:textId="77777777" w:rsidR="1AE30AE8" w:rsidRPr="007E042D" w:rsidRDefault="1AE30AE8" w:rsidP="1AE30AE8">
            <w:pPr>
              <w:rPr>
                <w:rFonts w:ascii="Corbel" w:hAnsi="Corbel"/>
                <w:sz w:val="20"/>
                <w:szCs w:val="20"/>
              </w:rPr>
            </w:pPr>
          </w:p>
        </w:tc>
      </w:tr>
      <w:tr w:rsidR="1AE30AE8" w:rsidRPr="007E042D" w14:paraId="4F37D087" w14:textId="77777777" w:rsidTr="5200F8BC">
        <w:trPr>
          <w:trHeight w:val="300"/>
        </w:trPr>
        <w:tc>
          <w:tcPr>
            <w:tcW w:w="5664" w:type="dxa"/>
          </w:tcPr>
          <w:p w14:paraId="44E9DBBF" w14:textId="77777777" w:rsidR="1AE30AE8" w:rsidRPr="007E042D" w:rsidRDefault="1AE30AE8" w:rsidP="1AE30AE8">
            <w:pPr>
              <w:rPr>
                <w:rFonts w:asciiTheme="majorHAnsi" w:eastAsiaTheme="majorEastAsia" w:hAnsiTheme="majorHAnsi" w:cstheme="majorBidi"/>
              </w:rPr>
            </w:pPr>
          </w:p>
        </w:tc>
        <w:tc>
          <w:tcPr>
            <w:tcW w:w="3398" w:type="dxa"/>
          </w:tcPr>
          <w:p w14:paraId="148B99C1" w14:textId="77777777" w:rsidR="1AE30AE8" w:rsidRPr="007E042D" w:rsidRDefault="1AE30AE8" w:rsidP="1AE30AE8">
            <w:pPr>
              <w:rPr>
                <w:rFonts w:ascii="Corbel" w:hAnsi="Corbel"/>
                <w:sz w:val="20"/>
                <w:szCs w:val="20"/>
              </w:rPr>
            </w:pPr>
          </w:p>
        </w:tc>
      </w:tr>
    </w:tbl>
    <w:p w14:paraId="7D4EEBBF" w14:textId="78DF7720" w:rsidR="00EA6A8A" w:rsidRPr="007E042D" w:rsidRDefault="00EA6A8A" w:rsidP="1AE30AE8">
      <w:pPr>
        <w:rPr>
          <w:rFonts w:ascii="Corbel" w:hAnsi="Corbel"/>
          <w:i/>
          <w:iCs/>
        </w:rPr>
      </w:pPr>
    </w:p>
    <w:p w14:paraId="1C2695C8" w14:textId="21D5443E" w:rsidR="00EA6A8A" w:rsidRPr="007E042D" w:rsidRDefault="00EA6A8A" w:rsidP="5200F8BC">
      <w:pPr>
        <w:rPr>
          <w:rFonts w:ascii="Corbel" w:hAnsi="Corbel"/>
          <w:i/>
          <w:iCs/>
        </w:rPr>
      </w:pPr>
      <w:r w:rsidRPr="007E042D">
        <w:rPr>
          <w:rFonts w:ascii="Corbel" w:hAnsi="Corbel"/>
          <w:i/>
          <w:iCs/>
        </w:rPr>
        <w:lastRenderedPageBreak/>
        <w:t xml:space="preserve">Krav på tidigare erfarenhet ska styrkas </w:t>
      </w:r>
      <w:r w:rsidR="00E760E3" w:rsidRPr="007E042D">
        <w:rPr>
          <w:rFonts w:ascii="Corbel" w:hAnsi="Corbel"/>
          <w:i/>
          <w:iCs/>
        </w:rPr>
        <w:t>av</w:t>
      </w:r>
      <w:r w:rsidRPr="007E042D">
        <w:rPr>
          <w:rFonts w:ascii="Corbel" w:hAnsi="Corbel"/>
          <w:i/>
          <w:iCs/>
        </w:rPr>
        <w:t xml:space="preserve"> till avropssvaret bilagt CV.</w:t>
      </w:r>
    </w:p>
    <w:p w14:paraId="0F4CEAF5" w14:textId="15B1E519" w:rsidR="00EA6A8A" w:rsidRPr="007E042D" w:rsidRDefault="00EA6A8A" w:rsidP="5200F8BC">
      <w:pPr>
        <w:rPr>
          <w:rFonts w:ascii="Corbel" w:hAnsi="Corbel"/>
          <w:i/>
          <w:iCs/>
        </w:rPr>
      </w:pPr>
      <w:r w:rsidRPr="007E042D">
        <w:rPr>
          <w:rFonts w:ascii="Corbel" w:hAnsi="Corbel"/>
          <w:i/>
          <w:iCs/>
        </w:rPr>
        <w:t>Konsulten</w:t>
      </w:r>
      <w:r w:rsidR="00CF78FB" w:rsidRPr="007E042D">
        <w:rPr>
          <w:rFonts w:ascii="Corbel" w:hAnsi="Corbel"/>
          <w:i/>
          <w:iCs/>
        </w:rPr>
        <w:t>/konsulterna</w:t>
      </w:r>
      <w:r w:rsidRPr="007E042D">
        <w:rPr>
          <w:rFonts w:ascii="Corbel" w:hAnsi="Corbel"/>
          <w:i/>
          <w:iCs/>
        </w:rPr>
        <w:t xml:space="preserve"> ska ha erfarenhet av ett liknande uppdrag. Detta styrks genom att </w:t>
      </w:r>
      <w:r w:rsidR="00D031D1" w:rsidRPr="007E042D">
        <w:rPr>
          <w:rFonts w:ascii="Corbel" w:hAnsi="Corbel"/>
          <w:i/>
          <w:iCs/>
        </w:rPr>
        <w:t xml:space="preserve">ramavtalsleverantören </w:t>
      </w:r>
      <w:r w:rsidRPr="007E042D">
        <w:rPr>
          <w:rFonts w:ascii="Corbel" w:hAnsi="Corbel"/>
          <w:i/>
          <w:iCs/>
        </w:rPr>
        <w:t xml:space="preserve">till </w:t>
      </w:r>
      <w:r w:rsidR="001701D6" w:rsidRPr="007E042D">
        <w:rPr>
          <w:rFonts w:ascii="Corbel" w:hAnsi="Corbel"/>
          <w:i/>
          <w:iCs/>
        </w:rPr>
        <w:t xml:space="preserve">anbudet </w:t>
      </w:r>
      <w:r w:rsidR="00E760E3" w:rsidRPr="007E042D">
        <w:rPr>
          <w:rFonts w:ascii="Corbel" w:hAnsi="Corbel"/>
          <w:i/>
          <w:iCs/>
        </w:rPr>
        <w:t>bifogar</w:t>
      </w:r>
      <w:r w:rsidRPr="007E042D">
        <w:rPr>
          <w:rFonts w:ascii="Corbel" w:hAnsi="Corbel"/>
          <w:i/>
          <w:iCs/>
        </w:rPr>
        <w:t xml:space="preserve"> en beskrivning av ett motsvarande uppdrag. Följande uppgifter ska framgå:</w:t>
      </w:r>
    </w:p>
    <w:p w14:paraId="14DE6F8E" w14:textId="77777777" w:rsidR="00EA6A8A" w:rsidRPr="007E042D" w:rsidRDefault="00EA6A8A" w:rsidP="5200F8BC">
      <w:pPr>
        <w:pStyle w:val="Liststycke"/>
        <w:numPr>
          <w:ilvl w:val="0"/>
          <w:numId w:val="29"/>
        </w:numPr>
        <w:rPr>
          <w:rFonts w:ascii="Corbel" w:hAnsi="Corbel"/>
          <w:i/>
          <w:iCs/>
        </w:rPr>
      </w:pPr>
      <w:r w:rsidRPr="007E042D">
        <w:rPr>
          <w:rFonts w:ascii="Corbel" w:hAnsi="Corbel"/>
          <w:i/>
          <w:iCs/>
        </w:rPr>
        <w:t>Beskrivning av referensuppdrag</w:t>
      </w:r>
    </w:p>
    <w:p w14:paraId="346A570E" w14:textId="77777777" w:rsidR="00EA6A8A" w:rsidRPr="007E042D" w:rsidRDefault="00EA6A8A" w:rsidP="5200F8BC">
      <w:pPr>
        <w:pStyle w:val="Liststycke"/>
        <w:numPr>
          <w:ilvl w:val="0"/>
          <w:numId w:val="29"/>
        </w:numPr>
        <w:rPr>
          <w:rFonts w:ascii="Corbel" w:hAnsi="Corbel"/>
          <w:i/>
          <w:iCs/>
        </w:rPr>
      </w:pPr>
      <w:r w:rsidRPr="007E042D">
        <w:rPr>
          <w:rFonts w:ascii="Corbel" w:hAnsi="Corbel"/>
          <w:i/>
          <w:iCs/>
        </w:rPr>
        <w:t>Uppdragsgivare</w:t>
      </w:r>
    </w:p>
    <w:p w14:paraId="6E9A7DF6" w14:textId="77777777" w:rsidR="00EA6A8A" w:rsidRPr="007E042D" w:rsidRDefault="00EA6A8A" w:rsidP="5200F8BC">
      <w:pPr>
        <w:pStyle w:val="Liststycke"/>
        <w:numPr>
          <w:ilvl w:val="0"/>
          <w:numId w:val="29"/>
        </w:numPr>
        <w:rPr>
          <w:rFonts w:ascii="Corbel" w:hAnsi="Corbel"/>
          <w:i/>
          <w:iCs/>
        </w:rPr>
      </w:pPr>
      <w:r w:rsidRPr="007E042D">
        <w:rPr>
          <w:rFonts w:ascii="Corbel" w:hAnsi="Corbel"/>
          <w:i/>
          <w:iCs/>
        </w:rPr>
        <w:t>Kontaktperson hos uppdragsgivare</w:t>
      </w:r>
    </w:p>
    <w:p w14:paraId="37DF4A51" w14:textId="77777777" w:rsidR="00EA6A8A" w:rsidRPr="007E042D" w:rsidRDefault="00EA6A8A" w:rsidP="5200F8BC">
      <w:pPr>
        <w:pStyle w:val="Liststycke"/>
        <w:numPr>
          <w:ilvl w:val="0"/>
          <w:numId w:val="29"/>
        </w:numPr>
        <w:rPr>
          <w:rFonts w:ascii="Corbel" w:hAnsi="Corbel"/>
          <w:i/>
          <w:iCs/>
        </w:rPr>
      </w:pPr>
      <w:r w:rsidRPr="007E042D">
        <w:rPr>
          <w:rFonts w:ascii="Corbel" w:hAnsi="Corbel"/>
          <w:i/>
          <w:iCs/>
        </w:rPr>
        <w:t>Telefonnummer till kontaktperson</w:t>
      </w:r>
    </w:p>
    <w:p w14:paraId="0C32DA53" w14:textId="77777777" w:rsidR="00EA6A8A" w:rsidRPr="007E042D" w:rsidRDefault="00EA6A8A" w:rsidP="5200F8BC">
      <w:pPr>
        <w:pStyle w:val="Liststycke"/>
        <w:numPr>
          <w:ilvl w:val="0"/>
          <w:numId w:val="29"/>
        </w:numPr>
        <w:rPr>
          <w:rFonts w:ascii="Corbel" w:hAnsi="Corbel"/>
          <w:i/>
          <w:iCs/>
        </w:rPr>
      </w:pPr>
      <w:r w:rsidRPr="007E042D">
        <w:rPr>
          <w:rFonts w:ascii="Corbel" w:hAnsi="Corbel"/>
          <w:i/>
          <w:iCs/>
        </w:rPr>
        <w:t>E-postadress till kontaktperson</w:t>
      </w:r>
    </w:p>
    <w:p w14:paraId="15EE4DEA" w14:textId="77777777" w:rsidR="00EA6A8A" w:rsidRPr="007E042D" w:rsidRDefault="00EA6A8A" w:rsidP="5200F8BC">
      <w:pPr>
        <w:rPr>
          <w:rFonts w:ascii="Corbel" w:hAnsi="Corbel"/>
          <w:i/>
          <w:iCs/>
        </w:rPr>
      </w:pPr>
      <w:r w:rsidRPr="007E042D">
        <w:rPr>
          <w:rFonts w:ascii="Corbel" w:hAnsi="Corbel"/>
          <w:i/>
          <w:iCs/>
        </w:rPr>
        <w:t xml:space="preserve">För att kontrollera att angivna uppgifter är korrekta kan referenten komma att kontaktas via e-post eller telefon. Referenten ska vara vidtalad. </w:t>
      </w:r>
    </w:p>
    <w:tbl>
      <w:tblPr>
        <w:tblW w:w="7725" w:type="dxa"/>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ayout w:type="fixed"/>
        <w:tblCellMar>
          <w:left w:w="70" w:type="dxa"/>
          <w:right w:w="70" w:type="dxa"/>
        </w:tblCellMar>
        <w:tblLook w:val="0000" w:firstRow="0" w:lastRow="0" w:firstColumn="0" w:lastColumn="0" w:noHBand="0" w:noVBand="0"/>
      </w:tblPr>
      <w:tblGrid>
        <w:gridCol w:w="7725"/>
      </w:tblGrid>
      <w:tr w:rsidR="00F53A47" w:rsidRPr="007E042D" w14:paraId="65A8A305" w14:textId="77777777">
        <w:trPr>
          <w:trHeight w:val="535"/>
        </w:trPr>
        <w:tc>
          <w:tcPr>
            <w:tcW w:w="7725" w:type="dxa"/>
          </w:tcPr>
          <w:p w14:paraId="716A184E" w14:textId="77777777" w:rsidR="00F53A47" w:rsidRPr="007E042D" w:rsidRDefault="00F53A47">
            <w:pPr>
              <w:pStyle w:val="KSLNormal"/>
              <w:rPr>
                <w:rFonts w:ascii="Corbel" w:hAnsi="Corbel" w:cstheme="minorHAnsi"/>
                <w:i/>
                <w:iCs/>
                <w:sz w:val="18"/>
                <w:szCs w:val="16"/>
              </w:rPr>
            </w:pPr>
            <w:r w:rsidRPr="007E042D">
              <w:rPr>
                <w:rFonts w:ascii="Corbel" w:hAnsi="Corbel" w:cstheme="minorHAnsi"/>
                <w:i/>
                <w:iCs/>
                <w:sz w:val="18"/>
                <w:szCs w:val="16"/>
              </w:rPr>
              <w:t>Namn på offererad konsult:</w:t>
            </w:r>
          </w:p>
          <w:p w14:paraId="0E336B50" w14:textId="77777777" w:rsidR="00F53A47" w:rsidRPr="007E042D" w:rsidRDefault="00566A17">
            <w:pPr>
              <w:pStyle w:val="KSLNormal"/>
              <w:rPr>
                <w:rFonts w:ascii="Corbel" w:hAnsi="Corbel" w:cstheme="minorHAnsi"/>
                <w:sz w:val="16"/>
                <w:szCs w:val="16"/>
              </w:rPr>
            </w:pPr>
            <w:sdt>
              <w:sdtPr>
                <w:rPr>
                  <w:rFonts w:ascii="Corbel" w:hAnsi="Corbel" w:cstheme="minorHAnsi"/>
                </w:rPr>
                <w:id w:val="880216437"/>
                <w:placeholder>
                  <w:docPart w:val="5101AAFBB42248FC868FFB4ED750C100"/>
                </w:placeholder>
                <w:showingPlcHdr/>
                <w:text/>
              </w:sdtPr>
              <w:sdtEndPr/>
              <w:sdtContent>
                <w:r w:rsidR="00F53A47" w:rsidRPr="007E042D">
                  <w:rPr>
                    <w:rStyle w:val="Platshllartext"/>
                    <w:rFonts w:ascii="Corbel" w:hAnsi="Corbel" w:cstheme="minorHAnsi"/>
                    <w:sz w:val="20"/>
                  </w:rPr>
                  <w:t>Klicka eller tryck här för att ange text.</w:t>
                </w:r>
              </w:sdtContent>
            </w:sdt>
          </w:p>
        </w:tc>
      </w:tr>
      <w:tr w:rsidR="00F53A47" w:rsidRPr="007E042D" w14:paraId="22DB4E04" w14:textId="77777777">
        <w:trPr>
          <w:trHeight w:val="535"/>
        </w:trPr>
        <w:tc>
          <w:tcPr>
            <w:tcW w:w="7725" w:type="dxa"/>
          </w:tcPr>
          <w:p w14:paraId="1182D12F" w14:textId="77777777" w:rsidR="00F53A47" w:rsidRPr="007E042D" w:rsidRDefault="00F53A47">
            <w:pPr>
              <w:pStyle w:val="KSLNormal"/>
              <w:rPr>
                <w:rFonts w:ascii="Corbel" w:hAnsi="Corbel" w:cstheme="minorHAnsi"/>
                <w:i/>
                <w:iCs/>
                <w:sz w:val="18"/>
                <w:szCs w:val="16"/>
              </w:rPr>
            </w:pPr>
            <w:r w:rsidRPr="007E042D">
              <w:rPr>
                <w:rFonts w:ascii="Corbel" w:hAnsi="Corbel" w:cstheme="minorHAnsi"/>
                <w:i/>
                <w:iCs/>
                <w:sz w:val="18"/>
                <w:szCs w:val="16"/>
              </w:rPr>
              <w:t>Hänvisning till bilaga där CV för offererad konsult framgår:</w:t>
            </w:r>
          </w:p>
          <w:p w14:paraId="629FADCC" w14:textId="77777777" w:rsidR="00F53A47" w:rsidRPr="007E042D" w:rsidRDefault="00566A17">
            <w:pPr>
              <w:pStyle w:val="KSLNormal"/>
              <w:rPr>
                <w:rFonts w:ascii="Corbel" w:hAnsi="Corbel" w:cstheme="minorHAnsi"/>
                <w:sz w:val="16"/>
                <w:szCs w:val="16"/>
              </w:rPr>
            </w:pPr>
            <w:sdt>
              <w:sdtPr>
                <w:rPr>
                  <w:rFonts w:ascii="Corbel" w:hAnsi="Corbel" w:cstheme="minorHAnsi"/>
                </w:rPr>
                <w:id w:val="383446722"/>
                <w:placeholder>
                  <w:docPart w:val="D3B128C59D6C42E6B38EA830401C20B5"/>
                </w:placeholder>
                <w:showingPlcHdr/>
                <w:text/>
              </w:sdtPr>
              <w:sdtEndPr/>
              <w:sdtContent>
                <w:r w:rsidR="00F53A47" w:rsidRPr="007E042D">
                  <w:rPr>
                    <w:rStyle w:val="Platshllartext"/>
                    <w:rFonts w:ascii="Corbel" w:hAnsi="Corbel" w:cstheme="minorHAnsi"/>
                    <w:sz w:val="20"/>
                  </w:rPr>
                  <w:t>Klicka eller tryck här för att ange text.</w:t>
                </w:r>
              </w:sdtContent>
            </w:sdt>
          </w:p>
        </w:tc>
      </w:tr>
    </w:tbl>
    <w:p w14:paraId="794E8490" w14:textId="77777777" w:rsidR="0031407F" w:rsidRPr="007E042D" w:rsidRDefault="0031407F" w:rsidP="0031407F">
      <w:pPr>
        <w:rPr>
          <w:rFonts w:ascii="Corbel" w:hAnsi="Corbel"/>
        </w:rPr>
      </w:pPr>
    </w:p>
    <w:p w14:paraId="4084193F" w14:textId="2B0BAE62" w:rsidR="00A078C8" w:rsidRPr="007E042D" w:rsidRDefault="00A078C8" w:rsidP="00A078C8">
      <w:pPr>
        <w:pStyle w:val="Rubrik1"/>
        <w:numPr>
          <w:ilvl w:val="0"/>
          <w:numId w:val="15"/>
        </w:numPr>
        <w:rPr>
          <w:rFonts w:ascii="Corbel" w:hAnsi="Corbel"/>
        </w:rPr>
      </w:pPr>
      <w:r w:rsidRPr="007E042D">
        <w:rPr>
          <w:rFonts w:ascii="Corbel" w:hAnsi="Corbel"/>
        </w:rPr>
        <w:t xml:space="preserve">Utvärdering av </w:t>
      </w:r>
      <w:r w:rsidR="001701D6" w:rsidRPr="007E042D">
        <w:rPr>
          <w:rFonts w:ascii="Corbel" w:hAnsi="Corbel"/>
        </w:rPr>
        <w:t>anbud</w:t>
      </w:r>
    </w:p>
    <w:p w14:paraId="3D37544A" w14:textId="0EA97879" w:rsidR="002F3173" w:rsidRPr="007E042D" w:rsidRDefault="00C93777" w:rsidP="00C93777">
      <w:pPr>
        <w:rPr>
          <w:rFonts w:ascii="Corbel" w:hAnsi="Corbel"/>
        </w:rPr>
      </w:pPr>
      <w:r w:rsidRPr="007E042D">
        <w:rPr>
          <w:rFonts w:ascii="Corbel" w:hAnsi="Corbel"/>
        </w:rPr>
        <w:t>Utvärderingen kommer att gå till på följande sätt.</w:t>
      </w:r>
    </w:p>
    <w:p w14:paraId="290B3DC1" w14:textId="001E1FCA" w:rsidR="70159EF1" w:rsidRPr="007E042D" w:rsidRDefault="70159EF1" w:rsidP="70159EF1">
      <w:pPr>
        <w:rPr>
          <w:rFonts w:ascii="Corbel" w:hAnsi="Corbel"/>
        </w:rPr>
      </w:pPr>
    </w:p>
    <w:p w14:paraId="556B8D6F" w14:textId="225140E4" w:rsidR="00E821E1" w:rsidRPr="007E042D" w:rsidRDefault="002D06D1" w:rsidP="002D06D1">
      <w:pPr>
        <w:pStyle w:val="Rubrik2"/>
        <w:ind w:left="720"/>
        <w:rPr>
          <w:rFonts w:ascii="Corbel" w:hAnsi="Corbel"/>
        </w:rPr>
      </w:pPr>
      <w:r w:rsidRPr="007E042D">
        <w:rPr>
          <w:rFonts w:ascii="Corbel" w:hAnsi="Corbel"/>
        </w:rPr>
        <w:t>6.1</w:t>
      </w:r>
      <w:r w:rsidR="006E2C5C" w:rsidRPr="007E042D">
        <w:rPr>
          <w:rFonts w:ascii="Corbel" w:eastAsia="Corbel" w:hAnsi="Corbel" w:cs="Corbel"/>
          <w:sz w:val="22"/>
          <w:szCs w:val="22"/>
        </w:rPr>
        <w:t xml:space="preserve"> </w:t>
      </w:r>
      <w:r w:rsidR="00E821E1" w:rsidRPr="007E042D">
        <w:rPr>
          <w:rFonts w:ascii="Corbel" w:hAnsi="Corbel"/>
        </w:rPr>
        <w:t>Prövning och utvärdering</w:t>
      </w:r>
      <w:r w:rsidR="00037D7A" w:rsidRPr="007E042D">
        <w:rPr>
          <w:rFonts w:ascii="Corbel" w:hAnsi="Corbel"/>
        </w:rPr>
        <w:t xml:space="preserve"> av </w:t>
      </w:r>
      <w:r w:rsidR="001701D6" w:rsidRPr="007E042D">
        <w:rPr>
          <w:rFonts w:ascii="Corbel" w:hAnsi="Corbel"/>
        </w:rPr>
        <w:t>anbud</w:t>
      </w:r>
    </w:p>
    <w:p w14:paraId="5C55E5C5" w14:textId="787D9E9D" w:rsidR="00E821E1" w:rsidRPr="007E042D" w:rsidRDefault="00E821E1" w:rsidP="70159EF1">
      <w:pPr>
        <w:rPr>
          <w:rFonts w:ascii="Corbel" w:hAnsi="Corbel"/>
        </w:rPr>
      </w:pPr>
      <w:r w:rsidRPr="007E042D">
        <w:rPr>
          <w:rFonts w:ascii="Corbel" w:hAnsi="Corbel"/>
        </w:rPr>
        <w:t xml:space="preserve">Prövning och utvärdering </w:t>
      </w:r>
      <w:r w:rsidR="00037D7A" w:rsidRPr="007E042D">
        <w:rPr>
          <w:rFonts w:ascii="Corbel" w:hAnsi="Corbel"/>
        </w:rPr>
        <w:t xml:space="preserve">kommer att </w:t>
      </w:r>
      <w:r w:rsidRPr="007E042D">
        <w:rPr>
          <w:rFonts w:ascii="Corbel" w:hAnsi="Corbel"/>
        </w:rPr>
        <w:t>genomför</w:t>
      </w:r>
      <w:r w:rsidR="00037D7A" w:rsidRPr="007E042D">
        <w:rPr>
          <w:rFonts w:ascii="Corbel" w:hAnsi="Corbel"/>
        </w:rPr>
        <w:t>a</w:t>
      </w:r>
      <w:r w:rsidRPr="007E042D">
        <w:rPr>
          <w:rFonts w:ascii="Corbel" w:hAnsi="Corbel"/>
        </w:rPr>
        <w:t xml:space="preserve">s i </w:t>
      </w:r>
      <w:r w:rsidR="00037D7A" w:rsidRPr="007E042D">
        <w:rPr>
          <w:rFonts w:ascii="Corbel" w:hAnsi="Corbel"/>
        </w:rPr>
        <w:t xml:space="preserve">följande </w:t>
      </w:r>
      <w:r w:rsidRPr="007E042D">
        <w:rPr>
          <w:rFonts w:ascii="Corbel" w:hAnsi="Corbel"/>
        </w:rPr>
        <w:t>steg:</w:t>
      </w:r>
    </w:p>
    <w:p w14:paraId="0109FC4B" w14:textId="18C9EE58" w:rsidR="00E821E1" w:rsidRPr="007E042D" w:rsidRDefault="00037D7A" w:rsidP="70159EF1">
      <w:pPr>
        <w:pStyle w:val="Liststycke"/>
        <w:numPr>
          <w:ilvl w:val="0"/>
          <w:numId w:val="32"/>
        </w:numPr>
        <w:rPr>
          <w:rFonts w:ascii="Corbel" w:hAnsi="Corbel"/>
        </w:rPr>
      </w:pPr>
      <w:r w:rsidRPr="007E042D">
        <w:rPr>
          <w:rFonts w:ascii="Corbel" w:hAnsi="Corbel"/>
        </w:rPr>
        <w:t xml:space="preserve">I det första steget prövas om </w:t>
      </w:r>
      <w:r w:rsidR="0007663F" w:rsidRPr="007E042D">
        <w:rPr>
          <w:rFonts w:ascii="Corbel" w:hAnsi="Corbel"/>
        </w:rPr>
        <w:t xml:space="preserve">anbuden </w:t>
      </w:r>
      <w:r w:rsidR="00E821E1" w:rsidRPr="007E042D">
        <w:rPr>
          <w:rFonts w:ascii="Corbel" w:hAnsi="Corbel"/>
        </w:rPr>
        <w:t xml:space="preserve">uppfyller samtliga krav som angetts i avropsförfrågan. I det fall </w:t>
      </w:r>
      <w:r w:rsidR="008D2FC0" w:rsidRPr="007E042D">
        <w:rPr>
          <w:rFonts w:ascii="Corbel" w:hAnsi="Corbel"/>
        </w:rPr>
        <w:t>ramavtals</w:t>
      </w:r>
      <w:r w:rsidR="00E821E1" w:rsidRPr="007E042D">
        <w:rPr>
          <w:rFonts w:ascii="Corbel" w:hAnsi="Corbel"/>
        </w:rPr>
        <w:t xml:space="preserve">leverantören inte uppfyller samtliga ställda krav kommer </w:t>
      </w:r>
      <w:r w:rsidR="0007663F" w:rsidRPr="007E042D">
        <w:rPr>
          <w:rFonts w:ascii="Corbel" w:hAnsi="Corbel"/>
        </w:rPr>
        <w:t xml:space="preserve">anbudet </w:t>
      </w:r>
      <w:r w:rsidR="00E821E1" w:rsidRPr="007E042D">
        <w:rPr>
          <w:rFonts w:ascii="Corbel" w:hAnsi="Corbel"/>
        </w:rPr>
        <w:t xml:space="preserve">inte att gå vidare till utvärderingen. </w:t>
      </w:r>
    </w:p>
    <w:p w14:paraId="47806089" w14:textId="6EAC7D23" w:rsidR="00E821E1" w:rsidRPr="007E042D" w:rsidRDefault="00E821E1" w:rsidP="70159EF1">
      <w:pPr>
        <w:pStyle w:val="Liststycke"/>
        <w:numPr>
          <w:ilvl w:val="0"/>
          <w:numId w:val="32"/>
        </w:numPr>
        <w:rPr>
          <w:rFonts w:ascii="Corbel" w:hAnsi="Corbel"/>
        </w:rPr>
      </w:pPr>
      <w:r w:rsidRPr="007E042D">
        <w:rPr>
          <w:rFonts w:ascii="Corbel" w:hAnsi="Corbel"/>
        </w:rPr>
        <w:t xml:space="preserve">I det andra steget utvärderas </w:t>
      </w:r>
      <w:r w:rsidR="00037D7A" w:rsidRPr="007E042D">
        <w:rPr>
          <w:rFonts w:ascii="Corbel" w:hAnsi="Corbel"/>
        </w:rPr>
        <w:t xml:space="preserve">de </w:t>
      </w:r>
      <w:r w:rsidR="0007663F" w:rsidRPr="007E042D">
        <w:rPr>
          <w:rFonts w:ascii="Corbel" w:hAnsi="Corbel"/>
        </w:rPr>
        <w:t xml:space="preserve">anbud </w:t>
      </w:r>
      <w:r w:rsidR="00037D7A" w:rsidRPr="007E042D">
        <w:rPr>
          <w:rFonts w:ascii="Corbel" w:hAnsi="Corbel"/>
        </w:rPr>
        <w:t xml:space="preserve">som gått vidare från steg 1. </w:t>
      </w:r>
      <w:r w:rsidRPr="007E042D">
        <w:rPr>
          <w:rFonts w:ascii="Corbel" w:hAnsi="Corbel"/>
        </w:rPr>
        <w:t xml:space="preserve"> </w:t>
      </w:r>
    </w:p>
    <w:p w14:paraId="258EFB8A" w14:textId="2D3FAA46" w:rsidR="70159EF1" w:rsidRPr="007E042D" w:rsidRDefault="70159EF1" w:rsidP="70159EF1">
      <w:pPr>
        <w:rPr>
          <w:rFonts w:ascii="Corbel" w:hAnsi="Corbel"/>
        </w:rPr>
      </w:pPr>
    </w:p>
    <w:p w14:paraId="4B138250" w14:textId="64B5F8E7" w:rsidR="0071728B" w:rsidRPr="007E042D" w:rsidRDefault="007076D2" w:rsidP="002D06D1">
      <w:pPr>
        <w:pStyle w:val="Rubrik2"/>
        <w:ind w:left="720"/>
        <w:rPr>
          <w:rFonts w:ascii="Corbel" w:hAnsi="Corbel"/>
        </w:rPr>
      </w:pPr>
      <w:r w:rsidRPr="007E042D">
        <w:rPr>
          <w:rFonts w:ascii="Corbel" w:hAnsi="Corbel"/>
        </w:rPr>
        <w:t xml:space="preserve">6.2 </w:t>
      </w:r>
      <w:r w:rsidR="006E2C5C" w:rsidRPr="007E042D">
        <w:rPr>
          <w:rFonts w:ascii="Corbel" w:hAnsi="Corbel"/>
        </w:rPr>
        <w:t>Utvärderingsgrund</w:t>
      </w:r>
    </w:p>
    <w:p w14:paraId="5903AB84" w14:textId="52FFB18B" w:rsidR="00A64ACB" w:rsidRPr="007E042D" w:rsidRDefault="00A64ACB" w:rsidP="5200F8BC">
      <w:pPr>
        <w:rPr>
          <w:rFonts w:ascii="Corbel" w:eastAsia="Corbel" w:hAnsi="Corbel" w:cs="Corbel"/>
        </w:rPr>
      </w:pPr>
      <w:r w:rsidRPr="007E042D">
        <w:rPr>
          <w:rFonts w:ascii="Corbel" w:hAnsi="Corbel"/>
        </w:rPr>
        <w:t xml:space="preserve">Den </w:t>
      </w:r>
      <w:r w:rsidR="00512633" w:rsidRPr="007E042D">
        <w:rPr>
          <w:rFonts w:ascii="Corbel" w:hAnsi="Corbel"/>
        </w:rPr>
        <w:t>ramavtalsleverantör</w:t>
      </w:r>
      <w:r w:rsidR="00512633" w:rsidRPr="007E042D">
        <w:rPr>
          <w:rFonts w:ascii="Corbel" w:eastAsia="Corbel" w:hAnsi="Corbel" w:cs="Corbel"/>
        </w:rPr>
        <w:t xml:space="preserve"> </w:t>
      </w:r>
      <w:r w:rsidR="00EA0769" w:rsidRPr="007E042D">
        <w:rPr>
          <w:rFonts w:ascii="Corbel" w:hAnsi="Corbel"/>
        </w:rPr>
        <w:t xml:space="preserve">som uppfyller ställda krav i avropsförfrågan och som </w:t>
      </w:r>
      <w:r w:rsidR="00E46489" w:rsidRPr="007E042D">
        <w:rPr>
          <w:rFonts w:ascii="Corbel" w:hAnsi="Corbel"/>
        </w:rPr>
        <w:t>har lämnat</w:t>
      </w:r>
      <w:r w:rsidRPr="007E042D">
        <w:rPr>
          <w:rFonts w:ascii="Corbel" w:hAnsi="Corbel"/>
        </w:rPr>
        <w:t xml:space="preserve"> det ekonomiskt mest fördelaktiga </w:t>
      </w:r>
      <w:r w:rsidR="0007663F" w:rsidRPr="007E042D">
        <w:rPr>
          <w:rFonts w:ascii="Corbel" w:hAnsi="Corbel"/>
        </w:rPr>
        <w:t>anbudet</w:t>
      </w:r>
      <w:r w:rsidR="0007663F" w:rsidRPr="007E042D">
        <w:rPr>
          <w:rFonts w:ascii="Corbel" w:eastAsia="Corbel" w:hAnsi="Corbel" w:cs="Corbel"/>
        </w:rPr>
        <w:t xml:space="preserve"> </w:t>
      </w:r>
      <w:r w:rsidRPr="007E042D">
        <w:rPr>
          <w:rFonts w:ascii="Corbel" w:hAnsi="Corbel"/>
        </w:rPr>
        <w:t xml:space="preserve">kommer att tilldelas kontrakt. Vilket </w:t>
      </w:r>
      <w:r w:rsidR="0007663F" w:rsidRPr="007E042D">
        <w:rPr>
          <w:rFonts w:ascii="Corbel" w:hAnsi="Corbel"/>
        </w:rPr>
        <w:t>anbud</w:t>
      </w:r>
      <w:r w:rsidRPr="007E042D">
        <w:rPr>
          <w:rFonts w:ascii="Corbel" w:hAnsi="Corbel"/>
        </w:rPr>
        <w:t xml:space="preserve"> som är det ekonomiskt mest fördelaktiga kommer att utvärderas enligt följande grund:</w:t>
      </w:r>
    </w:p>
    <w:p w14:paraId="42941B87" w14:textId="7F3BFFB4" w:rsidR="056F5F76" w:rsidRPr="007E042D" w:rsidRDefault="056F5F76" w:rsidP="70159EF1">
      <w:pPr>
        <w:pStyle w:val="Liststycke"/>
        <w:numPr>
          <w:ilvl w:val="0"/>
          <w:numId w:val="2"/>
        </w:numPr>
        <w:rPr>
          <w:rFonts w:ascii="Corbel" w:hAnsi="Corbel"/>
        </w:rPr>
      </w:pPr>
      <w:r w:rsidRPr="007E042D">
        <w:rPr>
          <w:rFonts w:ascii="Corbel" w:hAnsi="Corbel"/>
        </w:rPr>
        <w:t>Bästa förhållande mellan pris och kvalitet.</w:t>
      </w:r>
    </w:p>
    <w:p w14:paraId="3DAD91CF" w14:textId="41FC95B9" w:rsidR="006E2C5C" w:rsidRPr="007E042D" w:rsidRDefault="00596EAF" w:rsidP="00596EAF">
      <w:pPr>
        <w:pStyle w:val="Rubrik2"/>
        <w:ind w:left="720"/>
        <w:rPr>
          <w:rFonts w:ascii="Corbel" w:hAnsi="Corbel"/>
        </w:rPr>
      </w:pPr>
      <w:r w:rsidRPr="007E042D">
        <w:rPr>
          <w:rFonts w:ascii="Corbel" w:hAnsi="Corbel"/>
        </w:rPr>
        <w:t>6.</w:t>
      </w:r>
      <w:r w:rsidR="008E7B8F" w:rsidRPr="007E042D">
        <w:rPr>
          <w:rFonts w:ascii="Corbel" w:hAnsi="Corbel"/>
        </w:rPr>
        <w:t>3</w:t>
      </w:r>
      <w:r w:rsidR="006E2C5C" w:rsidRPr="007E042D">
        <w:rPr>
          <w:rFonts w:ascii="Corbel" w:hAnsi="Corbel"/>
        </w:rPr>
        <w:t xml:space="preserve"> Utvärdering av </w:t>
      </w:r>
      <w:r w:rsidR="001701D6" w:rsidRPr="007E042D">
        <w:rPr>
          <w:rFonts w:ascii="Corbel" w:hAnsi="Corbel"/>
        </w:rPr>
        <w:t>anbud</w:t>
      </w:r>
    </w:p>
    <w:p w14:paraId="4CBBA0BA" w14:textId="276D030E" w:rsidR="00F211B7" w:rsidRPr="007E042D" w:rsidRDefault="00F211B7" w:rsidP="70159EF1">
      <w:pPr>
        <w:spacing w:line="276" w:lineRule="auto"/>
        <w:rPr>
          <w:rFonts w:ascii="Corbel" w:hAnsi="Corbel"/>
        </w:rPr>
      </w:pPr>
      <w:r w:rsidRPr="007E042D">
        <w:rPr>
          <w:rFonts w:ascii="Corbel" w:hAnsi="Corbel"/>
        </w:rPr>
        <w:t>Utvärderingsmodellen bygger på en så kallad mervärdesmodell där prisavdrag erhålls för erbjuden kvalitet.</w:t>
      </w:r>
    </w:p>
    <w:p w14:paraId="5511D583" w14:textId="1E644CD2" w:rsidR="00F211B7" w:rsidRPr="007E042D" w:rsidRDefault="00F211B7" w:rsidP="70159EF1">
      <w:pPr>
        <w:spacing w:line="276" w:lineRule="auto"/>
        <w:rPr>
          <w:rFonts w:ascii="Corbel" w:hAnsi="Corbel"/>
        </w:rPr>
      </w:pPr>
      <w:r w:rsidRPr="007E042D">
        <w:rPr>
          <w:rFonts w:ascii="Corbel" w:hAnsi="Corbel"/>
        </w:rPr>
        <w:t xml:space="preserve">Ramavtalsleverantörens avropspris minskat med det totala prisavdraget för kvalitet, utgör </w:t>
      </w:r>
      <w:r w:rsidR="001701D6" w:rsidRPr="007E042D">
        <w:rPr>
          <w:rFonts w:ascii="Corbel" w:hAnsi="Corbel"/>
        </w:rPr>
        <w:t xml:space="preserve">anbudets </w:t>
      </w:r>
      <w:r w:rsidRPr="007E042D">
        <w:rPr>
          <w:rFonts w:ascii="Corbel" w:hAnsi="Corbel"/>
        </w:rPr>
        <w:t>utvärderingspris.</w:t>
      </w:r>
    </w:p>
    <w:p w14:paraId="2838E98B" w14:textId="77777777" w:rsidR="00F211B7" w:rsidRPr="007E042D" w:rsidRDefault="00F211B7" w:rsidP="70159EF1">
      <w:pPr>
        <w:pStyle w:val="Default"/>
        <w:rPr>
          <w:rFonts w:ascii="Corbel" w:hAnsi="Corbel" w:cstheme="minorBidi"/>
          <w:color w:val="auto"/>
          <w:sz w:val="22"/>
          <w:szCs w:val="22"/>
        </w:rPr>
      </w:pPr>
      <w:r w:rsidRPr="007E042D">
        <w:rPr>
          <w:rFonts w:ascii="Corbel" w:hAnsi="Corbel" w:cstheme="minorBidi"/>
          <w:color w:val="auto"/>
          <w:sz w:val="22"/>
          <w:szCs w:val="22"/>
        </w:rPr>
        <w:t xml:space="preserve">Formeln för utvärderingen är följande: </w:t>
      </w:r>
    </w:p>
    <w:p w14:paraId="2A644301" w14:textId="77777777" w:rsidR="00F211B7" w:rsidRPr="007E042D" w:rsidRDefault="00F211B7" w:rsidP="70159EF1">
      <w:pPr>
        <w:pStyle w:val="Default"/>
        <w:rPr>
          <w:rFonts w:ascii="Corbel" w:hAnsi="Corbel" w:cstheme="minorBidi"/>
          <w:color w:val="auto"/>
          <w:sz w:val="22"/>
          <w:szCs w:val="22"/>
        </w:rPr>
      </w:pPr>
      <w:r w:rsidRPr="007E042D">
        <w:rPr>
          <w:rFonts w:ascii="Corbel" w:hAnsi="Corbel" w:cstheme="minorBidi"/>
          <w:color w:val="auto"/>
          <w:sz w:val="22"/>
          <w:szCs w:val="22"/>
        </w:rPr>
        <w:t>Offererat timpris – Mervärde 1 – Mervärde 2 = Utvärderingspris</w:t>
      </w:r>
      <w:r w:rsidRPr="007E042D">
        <w:br/>
      </w:r>
    </w:p>
    <w:p w14:paraId="3CE9F76F" w14:textId="78C78FA9" w:rsidR="00F211B7" w:rsidRPr="007E042D" w:rsidRDefault="00F211B7" w:rsidP="70159EF1">
      <w:pPr>
        <w:rPr>
          <w:rFonts w:ascii="Corbel" w:hAnsi="Corbel"/>
        </w:rPr>
      </w:pPr>
      <w:r w:rsidRPr="007E042D">
        <w:rPr>
          <w:rFonts w:ascii="Corbel" w:hAnsi="Corbel"/>
        </w:rPr>
        <w:lastRenderedPageBreak/>
        <w:t xml:space="preserve">Den ramavtalsleverantör som har lägst utvärderingspris står för det ekonomiskt mest fördelaktiga </w:t>
      </w:r>
      <w:r w:rsidR="001701D6" w:rsidRPr="007E042D">
        <w:rPr>
          <w:rFonts w:ascii="Corbel" w:hAnsi="Corbel"/>
        </w:rPr>
        <w:t xml:space="preserve">anbudet </w:t>
      </w:r>
      <w:r w:rsidRPr="007E042D">
        <w:rPr>
          <w:rFonts w:ascii="Corbel" w:hAnsi="Corbel"/>
        </w:rPr>
        <w:t xml:space="preserve">och kommer tilldelas kontrakt. </w:t>
      </w:r>
    </w:p>
    <w:tbl>
      <w:tblPr>
        <w:tblStyle w:val="Tabellrutnt"/>
        <w:tblW w:w="9493" w:type="dxa"/>
        <w:tblLook w:val="04A0" w:firstRow="1" w:lastRow="0" w:firstColumn="1" w:lastColumn="0" w:noHBand="0" w:noVBand="1"/>
      </w:tblPr>
      <w:tblGrid>
        <w:gridCol w:w="9493"/>
      </w:tblGrid>
      <w:tr w:rsidR="006F5874" w:rsidRPr="007E042D" w14:paraId="17734A40" w14:textId="77777777" w:rsidTr="5200F8BC">
        <w:trPr>
          <w:trHeight w:val="785"/>
        </w:trPr>
        <w:tc>
          <w:tcPr>
            <w:tcW w:w="9493" w:type="dxa"/>
          </w:tcPr>
          <w:p w14:paraId="601E3D11" w14:textId="0FFD3B2F" w:rsidR="006F5874" w:rsidRPr="007E042D" w:rsidRDefault="1990D04D" w:rsidP="70159EF1">
            <w:pPr>
              <w:spacing w:after="160" w:line="257" w:lineRule="auto"/>
              <w:rPr>
                <w:rFonts w:ascii="Corbel" w:hAnsi="Corbel"/>
                <w:b/>
                <w:bCs/>
              </w:rPr>
            </w:pPr>
            <w:r w:rsidRPr="007E042D">
              <w:rPr>
                <w:rFonts w:ascii="Corbel" w:eastAsia="Corbel" w:hAnsi="Corbel" w:cs="Corbel"/>
                <w:b/>
                <w:bCs/>
              </w:rPr>
              <w:t xml:space="preserve">I det fall två eller flera ramavtalsleverantörers avropssvar skulle ha samma utvärderingspris så kommer följande att vara avgörande för att skilja anbuden åt: </w:t>
            </w:r>
          </w:p>
          <w:p w14:paraId="3161FEA8" w14:textId="116BF58D" w:rsidR="006F5874" w:rsidRPr="007E042D" w:rsidRDefault="0C47B6FC" w:rsidP="5200F8BC">
            <w:pPr>
              <w:rPr>
                <w:rFonts w:ascii="Corbel" w:eastAsia="Corbel" w:hAnsi="Corbel" w:cs="Corbel"/>
              </w:rPr>
            </w:pPr>
            <w:r w:rsidRPr="007E042D">
              <w:rPr>
                <w:rFonts w:ascii="Corbel" w:eastAsia="Corbel" w:hAnsi="Corbel" w:cs="Corbel"/>
              </w:rPr>
              <w:t xml:space="preserve">Mervärde intervju. </w:t>
            </w:r>
            <w:r w:rsidR="11BBD6BC" w:rsidRPr="007E042D">
              <w:rPr>
                <w:rFonts w:ascii="Corbel" w:eastAsia="Corbel" w:hAnsi="Corbel" w:cs="Corbel"/>
                <w:sz w:val="24"/>
                <w:szCs w:val="24"/>
              </w:rPr>
              <w:t>Bästa sammanvägda intrycket efter intervjun.</w:t>
            </w:r>
          </w:p>
        </w:tc>
      </w:tr>
    </w:tbl>
    <w:p w14:paraId="3A206A96" w14:textId="77777777" w:rsidR="005E09A0" w:rsidRPr="007E042D" w:rsidRDefault="005E09A0" w:rsidP="007B5ACA">
      <w:pPr>
        <w:rPr>
          <w:rFonts w:ascii="Corbel" w:hAnsi="Corbel"/>
          <w:iCs/>
        </w:rPr>
      </w:pPr>
    </w:p>
    <w:p w14:paraId="77EA4504" w14:textId="7BCDF3CD" w:rsidR="00EE442A" w:rsidRPr="007E042D" w:rsidRDefault="00EE442A" w:rsidP="5F2A6F26">
      <w:pPr>
        <w:pStyle w:val="Rubrik2"/>
        <w:ind w:left="720"/>
        <w:rPr>
          <w:rFonts w:ascii="Corbel" w:hAnsi="Corbel"/>
        </w:rPr>
      </w:pPr>
      <w:r w:rsidRPr="007E042D">
        <w:rPr>
          <w:rFonts w:ascii="Corbel" w:hAnsi="Corbel"/>
        </w:rPr>
        <w:t>6.</w:t>
      </w:r>
      <w:r w:rsidR="00881709" w:rsidRPr="007E042D">
        <w:rPr>
          <w:rFonts w:ascii="Corbel" w:hAnsi="Corbel"/>
        </w:rPr>
        <w:t xml:space="preserve">4 </w:t>
      </w:r>
      <w:r w:rsidRPr="007E042D">
        <w:rPr>
          <w:rFonts w:ascii="Corbel" w:hAnsi="Corbel"/>
        </w:rPr>
        <w:t>Mervärde</w:t>
      </w:r>
    </w:p>
    <w:p w14:paraId="2DE8600D" w14:textId="77777777" w:rsidR="00737A40" w:rsidRPr="007E042D" w:rsidRDefault="00737A40" w:rsidP="70159EF1">
      <w:pPr>
        <w:pStyle w:val="Rubrik3"/>
        <w:rPr>
          <w:rFonts w:ascii="Corbel" w:hAnsi="Corbel"/>
          <w:b/>
          <w:bCs/>
          <w:color w:val="auto"/>
        </w:rPr>
      </w:pPr>
      <w:r w:rsidRPr="007E042D">
        <w:rPr>
          <w:rFonts w:ascii="Corbel" w:hAnsi="Corbel"/>
          <w:b/>
          <w:bCs/>
          <w:color w:val="auto"/>
        </w:rPr>
        <w:t>Mervärde 1 - Erfarenhet</w:t>
      </w:r>
    </w:p>
    <w:p w14:paraId="46B9993B" w14:textId="77777777" w:rsidR="00737A40" w:rsidRPr="007E042D" w:rsidRDefault="00737A40" w:rsidP="00737A40">
      <w:pPr>
        <w:rPr>
          <w:rFonts w:ascii="Corbel" w:hAnsi="Corbel"/>
        </w:rPr>
      </w:pPr>
    </w:p>
    <w:tbl>
      <w:tblPr>
        <w:tblStyle w:val="Tabellrutnt"/>
        <w:tblW w:w="0" w:type="auto"/>
        <w:tblLook w:val="04A0" w:firstRow="1" w:lastRow="0" w:firstColumn="1" w:lastColumn="0" w:noHBand="0" w:noVBand="1"/>
      </w:tblPr>
      <w:tblGrid>
        <w:gridCol w:w="3036"/>
        <w:gridCol w:w="1847"/>
        <w:gridCol w:w="1886"/>
        <w:gridCol w:w="2293"/>
      </w:tblGrid>
      <w:tr w:rsidR="00737A40" w:rsidRPr="007E042D" w14:paraId="14CB0889" w14:textId="77777777" w:rsidTr="5200F8BC">
        <w:tc>
          <w:tcPr>
            <w:tcW w:w="2591" w:type="dxa"/>
          </w:tcPr>
          <w:p w14:paraId="59384359" w14:textId="77777777" w:rsidR="00737A40" w:rsidRPr="007E042D" w:rsidRDefault="00737A40" w:rsidP="70159EF1">
            <w:pPr>
              <w:rPr>
                <w:rFonts w:ascii="Corbel" w:hAnsi="Corbel"/>
                <w:b/>
                <w:bCs/>
                <w:sz w:val="20"/>
                <w:szCs w:val="20"/>
              </w:rPr>
            </w:pPr>
            <w:r w:rsidRPr="007E042D">
              <w:rPr>
                <w:rFonts w:ascii="Corbel" w:hAnsi="Corbel"/>
                <w:b/>
                <w:bCs/>
                <w:sz w:val="20"/>
                <w:szCs w:val="20"/>
              </w:rPr>
              <w:t>Mervärde</w:t>
            </w:r>
          </w:p>
        </w:tc>
        <w:tc>
          <w:tcPr>
            <w:tcW w:w="1971" w:type="dxa"/>
          </w:tcPr>
          <w:p w14:paraId="5E7CA225" w14:textId="77777777" w:rsidR="00737A40" w:rsidRPr="007E042D" w:rsidRDefault="00737A40" w:rsidP="70159EF1">
            <w:pPr>
              <w:rPr>
                <w:rFonts w:ascii="Corbel" w:hAnsi="Corbel"/>
                <w:b/>
                <w:bCs/>
                <w:sz w:val="20"/>
                <w:szCs w:val="20"/>
              </w:rPr>
            </w:pPr>
            <w:r w:rsidRPr="007E042D">
              <w:rPr>
                <w:rFonts w:ascii="Corbel" w:hAnsi="Corbel"/>
                <w:b/>
                <w:bCs/>
                <w:sz w:val="20"/>
                <w:szCs w:val="20"/>
              </w:rPr>
              <w:t>Möjligt prisavdrag</w:t>
            </w:r>
          </w:p>
        </w:tc>
        <w:tc>
          <w:tcPr>
            <w:tcW w:w="2018" w:type="dxa"/>
          </w:tcPr>
          <w:p w14:paraId="6E654619" w14:textId="77777777" w:rsidR="00737A40" w:rsidRPr="007E042D" w:rsidRDefault="00737A40" w:rsidP="70159EF1">
            <w:pPr>
              <w:rPr>
                <w:rFonts w:ascii="Corbel" w:hAnsi="Corbel"/>
                <w:b/>
                <w:bCs/>
                <w:sz w:val="20"/>
                <w:szCs w:val="20"/>
              </w:rPr>
            </w:pPr>
            <w:r w:rsidRPr="007E042D">
              <w:rPr>
                <w:rFonts w:ascii="Corbel" w:hAnsi="Corbel"/>
                <w:b/>
                <w:bCs/>
                <w:sz w:val="20"/>
                <w:szCs w:val="20"/>
              </w:rPr>
              <w:t>Mervärdet besvaras med Ja eller Nej.</w:t>
            </w:r>
          </w:p>
        </w:tc>
        <w:tc>
          <w:tcPr>
            <w:tcW w:w="2482" w:type="dxa"/>
          </w:tcPr>
          <w:p w14:paraId="3E3F130F" w14:textId="77777777" w:rsidR="00737A40" w:rsidRPr="007E042D" w:rsidRDefault="00737A40" w:rsidP="70159EF1">
            <w:pPr>
              <w:rPr>
                <w:rFonts w:ascii="Corbel" w:hAnsi="Corbel"/>
                <w:b/>
                <w:bCs/>
                <w:sz w:val="20"/>
                <w:szCs w:val="20"/>
              </w:rPr>
            </w:pPr>
            <w:r w:rsidRPr="007E042D">
              <w:rPr>
                <w:rFonts w:ascii="Corbel" w:hAnsi="Corbel"/>
                <w:b/>
                <w:bCs/>
                <w:sz w:val="20"/>
                <w:szCs w:val="20"/>
              </w:rPr>
              <w:t>Om Ja, ange var i CV kompetens framgår</w:t>
            </w:r>
          </w:p>
        </w:tc>
      </w:tr>
      <w:tr w:rsidR="00737A40" w:rsidRPr="007E042D" w14:paraId="49BE514C" w14:textId="77777777" w:rsidTr="5200F8BC">
        <w:tc>
          <w:tcPr>
            <w:tcW w:w="2591" w:type="dxa"/>
          </w:tcPr>
          <w:p w14:paraId="4C131A54" w14:textId="3D59A073" w:rsidR="00737A40" w:rsidRPr="007E042D" w:rsidRDefault="0AB8CFE2" w:rsidP="70159EF1">
            <w:pPr>
              <w:rPr>
                <w:rFonts w:eastAsiaTheme="minorEastAsia"/>
              </w:rPr>
            </w:pPr>
            <w:r w:rsidRPr="007E042D">
              <w:rPr>
                <w:rFonts w:eastAsiaTheme="minorEastAsia"/>
              </w:rPr>
              <w:t>Kunskap om Botkyrka kommun och samhällsbyggnadsförvaltningen</w:t>
            </w:r>
          </w:p>
        </w:tc>
        <w:tc>
          <w:tcPr>
            <w:tcW w:w="1971" w:type="dxa"/>
          </w:tcPr>
          <w:p w14:paraId="13E5E8F4" w14:textId="314F782D" w:rsidR="00737A40" w:rsidRPr="007E042D" w:rsidRDefault="00737A40" w:rsidP="70159EF1">
            <w:pPr>
              <w:rPr>
                <w:rFonts w:ascii="Corbel" w:hAnsi="Corbel"/>
                <w:sz w:val="20"/>
                <w:szCs w:val="20"/>
              </w:rPr>
            </w:pPr>
            <w:r w:rsidRPr="007E042D">
              <w:rPr>
                <w:rFonts w:ascii="Corbel" w:hAnsi="Corbel"/>
                <w:sz w:val="20"/>
                <w:szCs w:val="20"/>
              </w:rPr>
              <w:t xml:space="preserve">SEK </w:t>
            </w:r>
            <w:r w:rsidR="00A70851" w:rsidRPr="007E042D">
              <w:rPr>
                <w:rFonts w:ascii="Corbel" w:hAnsi="Corbel"/>
                <w:sz w:val="20"/>
                <w:szCs w:val="20"/>
              </w:rPr>
              <w:t>75</w:t>
            </w:r>
          </w:p>
        </w:tc>
        <w:tc>
          <w:tcPr>
            <w:tcW w:w="2018" w:type="dxa"/>
          </w:tcPr>
          <w:p w14:paraId="76268359" w14:textId="77777777" w:rsidR="00737A40" w:rsidRPr="007E042D" w:rsidRDefault="00566A17" w:rsidP="70159EF1">
            <w:pPr>
              <w:rPr>
                <w:rFonts w:ascii="Corbel" w:hAnsi="Corbel"/>
                <w:sz w:val="20"/>
                <w:szCs w:val="20"/>
              </w:rPr>
            </w:pPr>
            <w:sdt>
              <w:sdtPr>
                <w:rPr>
                  <w:rFonts w:ascii="Corbel" w:hAnsi="Corbel"/>
                  <w:sz w:val="20"/>
                  <w:szCs w:val="20"/>
                </w:rPr>
                <w:id w:val="1243988013"/>
                <w:placeholder>
                  <w:docPart w:val="6ADF559C314A48A7872DE9426755FAA0"/>
                </w:placeholder>
                <w:showingPlcHdr/>
                <w:text/>
              </w:sdtPr>
              <w:sdtEndPr/>
              <w:sdtContent>
                <w:r w:rsidR="00737A40" w:rsidRPr="007E042D">
                  <w:rPr>
                    <w:rStyle w:val="Platshllartext"/>
                    <w:rFonts w:ascii="Corbel" w:hAnsi="Corbel"/>
                    <w:sz w:val="20"/>
                    <w:szCs w:val="20"/>
                  </w:rPr>
                  <w:t>Klicka eller tryck här för att ange text.</w:t>
                </w:r>
              </w:sdtContent>
            </w:sdt>
          </w:p>
        </w:tc>
        <w:tc>
          <w:tcPr>
            <w:tcW w:w="2482" w:type="dxa"/>
          </w:tcPr>
          <w:p w14:paraId="3E89DBB4" w14:textId="77777777" w:rsidR="00737A40" w:rsidRPr="007E042D" w:rsidRDefault="00566A17" w:rsidP="70159EF1">
            <w:pPr>
              <w:rPr>
                <w:rFonts w:ascii="Corbel" w:hAnsi="Corbel"/>
                <w:sz w:val="20"/>
                <w:szCs w:val="20"/>
              </w:rPr>
            </w:pPr>
            <w:sdt>
              <w:sdtPr>
                <w:rPr>
                  <w:rFonts w:ascii="Corbel" w:hAnsi="Corbel"/>
                  <w:sz w:val="20"/>
                  <w:szCs w:val="20"/>
                </w:rPr>
                <w:id w:val="-2038341252"/>
                <w:placeholder>
                  <w:docPart w:val="86A15C96534E479898161B1A8C60457B"/>
                </w:placeholder>
                <w:showingPlcHdr/>
                <w:text/>
              </w:sdtPr>
              <w:sdtEndPr/>
              <w:sdtContent>
                <w:r w:rsidR="00737A40" w:rsidRPr="007E042D">
                  <w:rPr>
                    <w:rStyle w:val="Platshllartext"/>
                    <w:rFonts w:ascii="Corbel" w:hAnsi="Corbel"/>
                    <w:sz w:val="20"/>
                    <w:szCs w:val="20"/>
                  </w:rPr>
                  <w:t>Klicka eller tryck här för att ange text.</w:t>
                </w:r>
              </w:sdtContent>
            </w:sdt>
          </w:p>
        </w:tc>
      </w:tr>
      <w:tr w:rsidR="00737A40" w:rsidRPr="007E042D" w14:paraId="479328C5" w14:textId="77777777" w:rsidTr="5200F8BC">
        <w:tc>
          <w:tcPr>
            <w:tcW w:w="2591" w:type="dxa"/>
          </w:tcPr>
          <w:p w14:paraId="2541A056" w14:textId="6AF2EDBE" w:rsidR="00737A40" w:rsidRPr="007E042D" w:rsidRDefault="086C3575" w:rsidP="70159EF1">
            <w:pPr>
              <w:rPr>
                <w:rFonts w:eastAsiaTheme="minorEastAsia"/>
              </w:rPr>
            </w:pPr>
            <w:r w:rsidRPr="007E042D">
              <w:rPr>
                <w:rFonts w:eastAsiaTheme="minorEastAsia"/>
              </w:rPr>
              <w:t>Arbetat eller drivit projekt för att nå en</w:t>
            </w:r>
            <w:r w:rsidR="0AB8CFE2" w:rsidRPr="007E042D">
              <w:rPr>
                <w:rFonts w:eastAsiaTheme="minorEastAsia"/>
              </w:rPr>
              <w:t xml:space="preserve"> obruten digital samhällsbyggnadsprocess</w:t>
            </w:r>
          </w:p>
        </w:tc>
        <w:tc>
          <w:tcPr>
            <w:tcW w:w="1971" w:type="dxa"/>
          </w:tcPr>
          <w:p w14:paraId="61B0C0E8" w14:textId="5075F6A3" w:rsidR="00737A40" w:rsidRPr="007E042D" w:rsidRDefault="00737A40" w:rsidP="70159EF1">
            <w:pPr>
              <w:rPr>
                <w:rFonts w:ascii="Corbel" w:hAnsi="Corbel"/>
                <w:sz w:val="20"/>
                <w:szCs w:val="20"/>
              </w:rPr>
            </w:pPr>
            <w:r w:rsidRPr="007E042D">
              <w:rPr>
                <w:rFonts w:ascii="Corbel" w:hAnsi="Corbel"/>
                <w:sz w:val="20"/>
                <w:szCs w:val="20"/>
              </w:rPr>
              <w:t xml:space="preserve">SEK </w:t>
            </w:r>
            <w:r w:rsidR="00A70851" w:rsidRPr="007E042D">
              <w:rPr>
                <w:rFonts w:ascii="Corbel" w:hAnsi="Corbel"/>
                <w:sz w:val="20"/>
                <w:szCs w:val="20"/>
              </w:rPr>
              <w:t>75</w:t>
            </w:r>
          </w:p>
        </w:tc>
        <w:tc>
          <w:tcPr>
            <w:tcW w:w="2018" w:type="dxa"/>
          </w:tcPr>
          <w:p w14:paraId="54E570ED" w14:textId="77777777" w:rsidR="00737A40" w:rsidRPr="007E042D" w:rsidRDefault="00566A17" w:rsidP="70159EF1">
            <w:pPr>
              <w:rPr>
                <w:rFonts w:ascii="Corbel" w:hAnsi="Corbel"/>
                <w:sz w:val="20"/>
                <w:szCs w:val="20"/>
              </w:rPr>
            </w:pPr>
            <w:sdt>
              <w:sdtPr>
                <w:rPr>
                  <w:rFonts w:ascii="Corbel" w:hAnsi="Corbel"/>
                  <w:sz w:val="20"/>
                  <w:szCs w:val="20"/>
                </w:rPr>
                <w:id w:val="1521438675"/>
                <w:placeholder>
                  <w:docPart w:val="B94C7BDB1914417A90A5EA369396041B"/>
                </w:placeholder>
                <w:showingPlcHdr/>
                <w:text/>
              </w:sdtPr>
              <w:sdtEndPr/>
              <w:sdtContent>
                <w:r w:rsidR="00737A40" w:rsidRPr="007E042D">
                  <w:rPr>
                    <w:rStyle w:val="Platshllartext"/>
                    <w:rFonts w:ascii="Corbel" w:hAnsi="Corbel"/>
                    <w:sz w:val="20"/>
                    <w:szCs w:val="20"/>
                  </w:rPr>
                  <w:t>Klicka eller tryck här för att ange text.</w:t>
                </w:r>
              </w:sdtContent>
            </w:sdt>
          </w:p>
        </w:tc>
        <w:tc>
          <w:tcPr>
            <w:tcW w:w="2482" w:type="dxa"/>
          </w:tcPr>
          <w:p w14:paraId="012A1C7A" w14:textId="77777777" w:rsidR="00737A40" w:rsidRPr="007E042D" w:rsidRDefault="00566A17" w:rsidP="70159EF1">
            <w:pPr>
              <w:rPr>
                <w:rFonts w:ascii="Corbel" w:hAnsi="Corbel"/>
                <w:sz w:val="20"/>
                <w:szCs w:val="20"/>
              </w:rPr>
            </w:pPr>
            <w:sdt>
              <w:sdtPr>
                <w:rPr>
                  <w:rFonts w:ascii="Corbel" w:hAnsi="Corbel"/>
                  <w:sz w:val="20"/>
                  <w:szCs w:val="20"/>
                </w:rPr>
                <w:id w:val="-37587319"/>
                <w:placeholder>
                  <w:docPart w:val="173B67DAF5C34DE6ACF0B921123F6C36"/>
                </w:placeholder>
                <w:showingPlcHdr/>
                <w:text/>
              </w:sdtPr>
              <w:sdtEndPr/>
              <w:sdtContent>
                <w:r w:rsidR="00737A40" w:rsidRPr="007E042D">
                  <w:rPr>
                    <w:rStyle w:val="Platshllartext"/>
                    <w:rFonts w:ascii="Corbel" w:hAnsi="Corbel"/>
                    <w:sz w:val="20"/>
                    <w:szCs w:val="20"/>
                  </w:rPr>
                  <w:t>Klicka eller tryck här för att ange text.</w:t>
                </w:r>
              </w:sdtContent>
            </w:sdt>
          </w:p>
        </w:tc>
      </w:tr>
      <w:tr w:rsidR="00737A40" w:rsidRPr="007E042D" w14:paraId="1E903B6F" w14:textId="77777777" w:rsidTr="5200F8BC">
        <w:tc>
          <w:tcPr>
            <w:tcW w:w="2591" w:type="dxa"/>
          </w:tcPr>
          <w:p w14:paraId="738FED19" w14:textId="2FFE7065" w:rsidR="00737A40" w:rsidRPr="007E042D" w:rsidRDefault="2DEFA745" w:rsidP="629F6672">
            <w:pPr>
              <w:spacing w:line="259" w:lineRule="auto"/>
              <w:rPr>
                <w:rFonts w:eastAsiaTheme="minorEastAsia"/>
              </w:rPr>
            </w:pPr>
            <w:r w:rsidRPr="007E042D">
              <w:rPr>
                <w:rFonts w:eastAsiaTheme="minorEastAsia"/>
              </w:rPr>
              <w:t>Arbetat med</w:t>
            </w:r>
            <w:r w:rsidR="393F862E" w:rsidRPr="007E042D">
              <w:rPr>
                <w:rFonts w:eastAsiaTheme="minorEastAsia"/>
              </w:rPr>
              <w:t xml:space="preserve"> i</w:t>
            </w:r>
            <w:r w:rsidR="5B5387AA" w:rsidRPr="007E042D">
              <w:rPr>
                <w:rFonts w:eastAsiaTheme="minorEastAsia"/>
              </w:rPr>
              <w:t>nformationshantering</w:t>
            </w:r>
            <w:r w:rsidR="08A09E36" w:rsidRPr="007E042D">
              <w:rPr>
                <w:rFonts w:eastAsiaTheme="minorEastAsia"/>
              </w:rPr>
              <w:t xml:space="preserve"> i en samhällsbyggnadsprocess</w:t>
            </w:r>
          </w:p>
        </w:tc>
        <w:tc>
          <w:tcPr>
            <w:tcW w:w="1971" w:type="dxa"/>
          </w:tcPr>
          <w:p w14:paraId="7387D416" w14:textId="5050F9E0" w:rsidR="00737A40" w:rsidRPr="007E042D" w:rsidRDefault="08A09E36" w:rsidP="70159EF1">
            <w:pPr>
              <w:rPr>
                <w:rFonts w:ascii="Corbel" w:hAnsi="Corbel"/>
                <w:sz w:val="20"/>
                <w:szCs w:val="20"/>
              </w:rPr>
            </w:pPr>
            <w:r w:rsidRPr="007E042D">
              <w:rPr>
                <w:rFonts w:ascii="Corbel" w:hAnsi="Corbel"/>
                <w:sz w:val="20"/>
                <w:szCs w:val="20"/>
              </w:rPr>
              <w:t xml:space="preserve">SEK </w:t>
            </w:r>
            <w:r w:rsidR="00A70851" w:rsidRPr="007E042D">
              <w:rPr>
                <w:rFonts w:ascii="Corbel" w:hAnsi="Corbel"/>
                <w:sz w:val="20"/>
                <w:szCs w:val="20"/>
              </w:rPr>
              <w:t>75</w:t>
            </w:r>
          </w:p>
        </w:tc>
        <w:tc>
          <w:tcPr>
            <w:tcW w:w="2018" w:type="dxa"/>
          </w:tcPr>
          <w:p w14:paraId="3CE04182" w14:textId="77777777" w:rsidR="00737A40" w:rsidRPr="007E042D" w:rsidRDefault="00566A17" w:rsidP="70159EF1">
            <w:pPr>
              <w:rPr>
                <w:rFonts w:ascii="Corbel" w:hAnsi="Corbel"/>
                <w:sz w:val="20"/>
                <w:szCs w:val="20"/>
              </w:rPr>
            </w:pPr>
            <w:sdt>
              <w:sdtPr>
                <w:rPr>
                  <w:rFonts w:ascii="Corbel" w:hAnsi="Corbel"/>
                  <w:sz w:val="20"/>
                  <w:szCs w:val="20"/>
                </w:rPr>
                <w:id w:val="203376079"/>
                <w:placeholder>
                  <w:docPart w:val="302C2C15892540568A6E60D9043E0984"/>
                </w:placeholder>
                <w:showingPlcHdr/>
                <w:text/>
              </w:sdtPr>
              <w:sdtEndPr/>
              <w:sdtContent>
                <w:r w:rsidR="00737A40" w:rsidRPr="007E042D">
                  <w:rPr>
                    <w:rStyle w:val="Platshllartext"/>
                    <w:rFonts w:ascii="Corbel" w:hAnsi="Corbel"/>
                    <w:sz w:val="20"/>
                    <w:szCs w:val="20"/>
                  </w:rPr>
                  <w:t>Klicka eller tryck här för att ange text.</w:t>
                </w:r>
              </w:sdtContent>
            </w:sdt>
          </w:p>
        </w:tc>
        <w:tc>
          <w:tcPr>
            <w:tcW w:w="2482" w:type="dxa"/>
          </w:tcPr>
          <w:p w14:paraId="023DF943" w14:textId="77777777" w:rsidR="00737A40" w:rsidRPr="007E042D" w:rsidRDefault="00566A17" w:rsidP="70159EF1">
            <w:pPr>
              <w:rPr>
                <w:rFonts w:ascii="Corbel" w:hAnsi="Corbel"/>
                <w:sz w:val="20"/>
                <w:szCs w:val="20"/>
              </w:rPr>
            </w:pPr>
            <w:sdt>
              <w:sdtPr>
                <w:rPr>
                  <w:rFonts w:ascii="Corbel" w:hAnsi="Corbel"/>
                  <w:sz w:val="20"/>
                  <w:szCs w:val="20"/>
                </w:rPr>
                <w:id w:val="-531191019"/>
                <w:placeholder>
                  <w:docPart w:val="F8A1335C9DE4423987EB88C0D9C87805"/>
                </w:placeholder>
                <w:showingPlcHdr/>
                <w:text/>
              </w:sdtPr>
              <w:sdtEndPr/>
              <w:sdtContent>
                <w:r w:rsidR="00737A40" w:rsidRPr="007E042D">
                  <w:rPr>
                    <w:rStyle w:val="Platshllartext"/>
                    <w:rFonts w:ascii="Corbel" w:hAnsi="Corbel"/>
                    <w:sz w:val="20"/>
                    <w:szCs w:val="20"/>
                  </w:rPr>
                  <w:t>Klicka eller tryck här för att ange text.</w:t>
                </w:r>
              </w:sdtContent>
            </w:sdt>
          </w:p>
        </w:tc>
      </w:tr>
      <w:tr w:rsidR="5200F8BC" w:rsidRPr="007E042D" w14:paraId="2A19122E" w14:textId="77777777" w:rsidTr="5200F8BC">
        <w:trPr>
          <w:trHeight w:val="300"/>
        </w:trPr>
        <w:tc>
          <w:tcPr>
            <w:tcW w:w="2858" w:type="dxa"/>
          </w:tcPr>
          <w:p w14:paraId="7409B6C6" w14:textId="4054843B" w:rsidR="49FBB904" w:rsidRPr="007E042D" w:rsidRDefault="25D46541" w:rsidP="5200F8BC">
            <w:pPr>
              <w:spacing w:line="259" w:lineRule="auto"/>
              <w:rPr>
                <w:rFonts w:eastAsiaTheme="minorEastAsia"/>
              </w:rPr>
            </w:pPr>
            <w:r w:rsidRPr="007E042D">
              <w:rPr>
                <w:rFonts w:eastAsiaTheme="minorEastAsia"/>
              </w:rPr>
              <w:t>Erfarenhet av</w:t>
            </w:r>
            <w:r w:rsidR="49FBB904" w:rsidRPr="007E042D">
              <w:rPr>
                <w:rFonts w:eastAsiaTheme="minorEastAsia"/>
              </w:rPr>
              <w:t xml:space="preserve"> </w:t>
            </w:r>
            <w:r w:rsidR="36A89FF8" w:rsidRPr="007E042D">
              <w:rPr>
                <w:rFonts w:eastAsiaTheme="minorEastAsia"/>
              </w:rPr>
              <w:t>att hålla i utbildningar</w:t>
            </w:r>
            <w:r w:rsidR="6262B535" w:rsidRPr="007E042D">
              <w:rPr>
                <w:rFonts w:eastAsiaTheme="minorEastAsia"/>
              </w:rPr>
              <w:t xml:space="preserve"> </w:t>
            </w:r>
            <w:r w:rsidR="76A318C3" w:rsidRPr="007E042D">
              <w:rPr>
                <w:rFonts w:eastAsiaTheme="minorEastAsia"/>
              </w:rPr>
              <w:t>samt</w:t>
            </w:r>
            <w:r w:rsidR="6262B535" w:rsidRPr="007E042D">
              <w:rPr>
                <w:rFonts w:eastAsiaTheme="minorEastAsia"/>
              </w:rPr>
              <w:t xml:space="preserve"> implemente</w:t>
            </w:r>
            <w:r w:rsidR="5BE32559" w:rsidRPr="007E042D">
              <w:rPr>
                <w:rFonts w:eastAsiaTheme="minorEastAsia"/>
              </w:rPr>
              <w:t>ra</w:t>
            </w:r>
            <w:r w:rsidR="008840D0" w:rsidRPr="007E042D">
              <w:rPr>
                <w:rFonts w:eastAsiaTheme="minorEastAsia"/>
              </w:rPr>
              <w:t xml:space="preserve"> </w:t>
            </w:r>
            <w:r w:rsidR="277D8855" w:rsidRPr="007E042D">
              <w:rPr>
                <w:rFonts w:eastAsiaTheme="minorEastAsia"/>
              </w:rPr>
              <w:t>nya</w:t>
            </w:r>
            <w:r w:rsidR="4A976576" w:rsidRPr="007E042D">
              <w:rPr>
                <w:rFonts w:eastAsiaTheme="minorEastAsia"/>
              </w:rPr>
              <w:t xml:space="preserve"> </w:t>
            </w:r>
            <w:r w:rsidRPr="007E042D">
              <w:rPr>
                <w:rFonts w:eastAsiaTheme="minorEastAsia"/>
              </w:rPr>
              <w:t>arbetsmetoder</w:t>
            </w:r>
          </w:p>
        </w:tc>
        <w:tc>
          <w:tcPr>
            <w:tcW w:w="1897" w:type="dxa"/>
          </w:tcPr>
          <w:p w14:paraId="1FD13713" w14:textId="529E8487" w:rsidR="5200F8BC" w:rsidRPr="007E042D" w:rsidRDefault="00A70851" w:rsidP="5200F8BC">
            <w:pPr>
              <w:rPr>
                <w:rFonts w:ascii="Corbel" w:hAnsi="Corbel"/>
                <w:sz w:val="20"/>
                <w:szCs w:val="20"/>
              </w:rPr>
            </w:pPr>
            <w:r w:rsidRPr="007E042D">
              <w:rPr>
                <w:rFonts w:ascii="Corbel" w:hAnsi="Corbel"/>
                <w:sz w:val="20"/>
                <w:szCs w:val="20"/>
              </w:rPr>
              <w:t>SEK 75</w:t>
            </w:r>
          </w:p>
        </w:tc>
        <w:tc>
          <w:tcPr>
            <w:tcW w:w="1939" w:type="dxa"/>
          </w:tcPr>
          <w:p w14:paraId="0B8E55BF" w14:textId="6942FEF6" w:rsidR="5200F8BC" w:rsidRPr="007E042D" w:rsidRDefault="5200F8BC" w:rsidP="5200F8BC">
            <w:pPr>
              <w:rPr>
                <w:rStyle w:val="Platshllartext"/>
                <w:rFonts w:ascii="Corbel" w:hAnsi="Corbel"/>
                <w:sz w:val="20"/>
                <w:szCs w:val="20"/>
              </w:rPr>
            </w:pPr>
          </w:p>
        </w:tc>
        <w:tc>
          <w:tcPr>
            <w:tcW w:w="2368" w:type="dxa"/>
          </w:tcPr>
          <w:p w14:paraId="515CD2C2" w14:textId="739174F4" w:rsidR="5200F8BC" w:rsidRPr="007E042D" w:rsidRDefault="5200F8BC" w:rsidP="5200F8BC">
            <w:pPr>
              <w:rPr>
                <w:rStyle w:val="Platshllartext"/>
                <w:rFonts w:ascii="Corbel" w:hAnsi="Corbel"/>
                <w:sz w:val="20"/>
                <w:szCs w:val="20"/>
              </w:rPr>
            </w:pPr>
          </w:p>
        </w:tc>
      </w:tr>
    </w:tbl>
    <w:p w14:paraId="1E44DEBB" w14:textId="77777777" w:rsidR="00737A40" w:rsidRPr="007E042D" w:rsidRDefault="00737A40" w:rsidP="00737A40">
      <w:pPr>
        <w:rPr>
          <w:rFonts w:ascii="Corbel" w:hAnsi="Corbel"/>
          <w:i/>
        </w:rPr>
      </w:pPr>
    </w:p>
    <w:p w14:paraId="53216866" w14:textId="0A480D58" w:rsidR="00737A40" w:rsidRPr="007E042D" w:rsidRDefault="00737A40" w:rsidP="5200F8BC">
      <w:pPr>
        <w:pStyle w:val="Rubrik3"/>
        <w:rPr>
          <w:rFonts w:ascii="Corbel" w:hAnsi="Corbel"/>
          <w:b/>
          <w:bCs/>
          <w:color w:val="auto"/>
        </w:rPr>
      </w:pPr>
      <w:r w:rsidRPr="007E042D">
        <w:rPr>
          <w:rFonts w:ascii="Corbel" w:hAnsi="Corbel"/>
          <w:b/>
          <w:bCs/>
          <w:color w:val="auto"/>
        </w:rPr>
        <w:t>Mervärde 2 – Intervju</w:t>
      </w:r>
      <w:r w:rsidR="00444865" w:rsidRPr="007E042D">
        <w:rPr>
          <w:rFonts w:ascii="Corbel" w:hAnsi="Corbel"/>
          <w:b/>
          <w:bCs/>
          <w:color w:val="auto"/>
        </w:rPr>
        <w:t xml:space="preserve"> </w:t>
      </w:r>
    </w:p>
    <w:p w14:paraId="43AF014C" w14:textId="77777777" w:rsidR="00737A40" w:rsidRPr="007E042D" w:rsidRDefault="00737A40" w:rsidP="00737A40">
      <w:pPr>
        <w:autoSpaceDE w:val="0"/>
        <w:autoSpaceDN w:val="0"/>
        <w:adjustRightInd w:val="0"/>
        <w:spacing w:after="0" w:line="240" w:lineRule="auto"/>
        <w:rPr>
          <w:rFonts w:ascii="Corbel" w:hAnsi="Corbel" w:cs="ArialMT"/>
          <w:sz w:val="20"/>
          <w:szCs w:val="20"/>
        </w:rPr>
      </w:pPr>
    </w:p>
    <w:p w14:paraId="5F3CA31C" w14:textId="619A70AC" w:rsidR="00056076" w:rsidRPr="007E042D" w:rsidRDefault="684A08B5" w:rsidP="5200F8BC">
      <w:pPr>
        <w:autoSpaceDE w:val="0"/>
        <w:autoSpaceDN w:val="0"/>
        <w:adjustRightInd w:val="0"/>
        <w:spacing w:after="0" w:line="240" w:lineRule="auto"/>
        <w:rPr>
          <w:rFonts w:ascii="Corbel" w:hAnsi="Corbel"/>
          <w:i/>
          <w:iCs/>
        </w:rPr>
      </w:pPr>
      <w:r w:rsidRPr="007E042D">
        <w:rPr>
          <w:rFonts w:ascii="Corbel" w:hAnsi="Corbel"/>
          <w:i/>
          <w:iCs/>
        </w:rPr>
        <w:t>Botkyrka kommun</w:t>
      </w:r>
      <w:r w:rsidR="00737A40" w:rsidRPr="007E042D">
        <w:rPr>
          <w:rFonts w:ascii="Corbel" w:hAnsi="Corbel"/>
          <w:i/>
          <w:iCs/>
        </w:rPr>
        <w:t xml:space="preserve"> kommer att genomföra intervju med </w:t>
      </w:r>
      <w:r w:rsidR="005E5DCE">
        <w:rPr>
          <w:rFonts w:ascii="Corbel" w:hAnsi="Corbel"/>
          <w:i/>
          <w:iCs/>
        </w:rPr>
        <w:t>de</w:t>
      </w:r>
      <w:r w:rsidR="00937B3C">
        <w:rPr>
          <w:rFonts w:ascii="Corbel" w:hAnsi="Corbel"/>
          <w:i/>
          <w:iCs/>
        </w:rPr>
        <w:t>t 2-3</w:t>
      </w:r>
      <w:r w:rsidR="24E011E5" w:rsidRPr="007E042D">
        <w:rPr>
          <w:rFonts w:ascii="Corbel" w:hAnsi="Corbel"/>
          <w:i/>
          <w:iCs/>
        </w:rPr>
        <w:t xml:space="preserve"> konsulte</w:t>
      </w:r>
      <w:r w:rsidR="00937B3C">
        <w:rPr>
          <w:rFonts w:ascii="Corbel" w:hAnsi="Corbel"/>
          <w:i/>
          <w:iCs/>
        </w:rPr>
        <w:t>r</w:t>
      </w:r>
      <w:r w:rsidR="00737A40" w:rsidRPr="007E042D">
        <w:rPr>
          <w:rFonts w:ascii="Corbel" w:hAnsi="Corbel"/>
          <w:i/>
          <w:iCs/>
        </w:rPr>
        <w:t xml:space="preserve"> som bedöms ha störst chans att tilldelas uppdraget baserat på offererat timpris och möjligt prisavdrag i Mervärde 1 – Erfarenhet. </w:t>
      </w:r>
    </w:p>
    <w:p w14:paraId="149A7D3E" w14:textId="77777777" w:rsidR="00DE69AA" w:rsidRPr="007E042D" w:rsidRDefault="00DE69AA" w:rsidP="5200F8BC">
      <w:pPr>
        <w:autoSpaceDE w:val="0"/>
        <w:autoSpaceDN w:val="0"/>
        <w:adjustRightInd w:val="0"/>
        <w:spacing w:after="0" w:line="240" w:lineRule="auto"/>
        <w:rPr>
          <w:rFonts w:ascii="Corbel" w:hAnsi="Corbel"/>
          <w:i/>
          <w:iCs/>
        </w:rPr>
      </w:pPr>
    </w:p>
    <w:p w14:paraId="583EF21B" w14:textId="2C5644DC" w:rsidR="42584193" w:rsidRPr="007E042D" w:rsidRDefault="42584193" w:rsidP="2F8632FC">
      <w:pPr>
        <w:spacing w:after="0"/>
      </w:pPr>
      <w:r w:rsidRPr="007E042D">
        <w:rPr>
          <w:rFonts w:ascii="Corbel" w:eastAsia="Corbel" w:hAnsi="Corbel" w:cs="Corbel"/>
          <w:i/>
          <w:iCs/>
        </w:rPr>
        <w:t>Botkyrka kommun beräknar att intervjuerna kommer att genomföras via Teams  sista veckan i januari alltså v5.</w:t>
      </w:r>
    </w:p>
    <w:p w14:paraId="77DE8C31" w14:textId="686C8A2F" w:rsidR="2F8632FC" w:rsidRPr="007E042D" w:rsidRDefault="2F8632FC" w:rsidP="2F8632FC">
      <w:pPr>
        <w:spacing w:after="0" w:line="240" w:lineRule="auto"/>
        <w:rPr>
          <w:rFonts w:ascii="Corbel" w:hAnsi="Corbel"/>
          <w:i/>
          <w:iCs/>
        </w:rPr>
      </w:pPr>
    </w:p>
    <w:p w14:paraId="44CD91D3" w14:textId="77777777" w:rsidR="00737A40" w:rsidRPr="007E042D" w:rsidRDefault="00737A40" w:rsidP="5200F8BC">
      <w:pPr>
        <w:autoSpaceDE w:val="0"/>
        <w:autoSpaceDN w:val="0"/>
        <w:adjustRightInd w:val="0"/>
        <w:spacing w:after="0" w:line="240" w:lineRule="auto"/>
        <w:rPr>
          <w:rFonts w:ascii="Corbel" w:hAnsi="Corbel"/>
          <w:i/>
          <w:iCs/>
        </w:rPr>
      </w:pPr>
    </w:p>
    <w:p w14:paraId="1D6013DE" w14:textId="77777777" w:rsidR="00737A40" w:rsidRPr="007E042D" w:rsidRDefault="00737A40" w:rsidP="5200F8BC">
      <w:pPr>
        <w:autoSpaceDE w:val="0"/>
        <w:autoSpaceDN w:val="0"/>
        <w:adjustRightInd w:val="0"/>
        <w:spacing w:after="0" w:line="240" w:lineRule="auto"/>
        <w:rPr>
          <w:rFonts w:ascii="Corbel" w:hAnsi="Corbel"/>
          <w:i/>
          <w:iCs/>
        </w:rPr>
      </w:pPr>
      <w:r w:rsidRPr="007E042D">
        <w:rPr>
          <w:rFonts w:ascii="Corbel" w:hAnsi="Corbel"/>
          <w:i/>
          <w:iCs/>
        </w:rPr>
        <w:t xml:space="preserve">Tidsram för intervjun: </w:t>
      </w:r>
    </w:p>
    <w:p w14:paraId="09E6EAE4" w14:textId="77777777" w:rsidR="00737A40" w:rsidRPr="007E042D" w:rsidRDefault="00737A40" w:rsidP="5200F8BC">
      <w:pPr>
        <w:pStyle w:val="Liststycke"/>
        <w:numPr>
          <w:ilvl w:val="0"/>
          <w:numId w:val="29"/>
        </w:numPr>
        <w:autoSpaceDE w:val="0"/>
        <w:autoSpaceDN w:val="0"/>
        <w:adjustRightInd w:val="0"/>
        <w:spacing w:after="0" w:line="240" w:lineRule="auto"/>
        <w:rPr>
          <w:rFonts w:ascii="Corbel" w:hAnsi="Corbel"/>
          <w:i/>
          <w:iCs/>
        </w:rPr>
      </w:pPr>
      <w:r w:rsidRPr="007E042D">
        <w:rPr>
          <w:rFonts w:ascii="Corbel" w:hAnsi="Corbel"/>
          <w:i/>
          <w:iCs/>
        </w:rPr>
        <w:t xml:space="preserve">10 min – Konsulten får presentera sig </w:t>
      </w:r>
    </w:p>
    <w:p w14:paraId="7ACDEBFD" w14:textId="77777777" w:rsidR="00737A40" w:rsidRPr="007E042D" w:rsidRDefault="00737A40" w:rsidP="5200F8BC">
      <w:pPr>
        <w:pStyle w:val="Liststycke"/>
        <w:numPr>
          <w:ilvl w:val="0"/>
          <w:numId w:val="29"/>
        </w:numPr>
        <w:autoSpaceDE w:val="0"/>
        <w:autoSpaceDN w:val="0"/>
        <w:adjustRightInd w:val="0"/>
        <w:spacing w:after="0" w:line="240" w:lineRule="auto"/>
        <w:rPr>
          <w:rFonts w:ascii="Corbel" w:hAnsi="Corbel"/>
          <w:i/>
          <w:iCs/>
        </w:rPr>
      </w:pPr>
      <w:r w:rsidRPr="007E042D">
        <w:rPr>
          <w:rFonts w:ascii="Corbel" w:hAnsi="Corbel"/>
          <w:i/>
          <w:iCs/>
        </w:rPr>
        <w:t>50 min – Intervjufrågor</w:t>
      </w:r>
    </w:p>
    <w:p w14:paraId="48E34DD5" w14:textId="77777777" w:rsidR="00737A40" w:rsidRPr="007E042D" w:rsidRDefault="00737A40" w:rsidP="5200F8BC">
      <w:pPr>
        <w:autoSpaceDE w:val="0"/>
        <w:autoSpaceDN w:val="0"/>
        <w:adjustRightInd w:val="0"/>
        <w:spacing w:after="0" w:line="240" w:lineRule="auto"/>
        <w:rPr>
          <w:rFonts w:ascii="Corbel" w:hAnsi="Corbel"/>
          <w:i/>
          <w:iCs/>
        </w:rPr>
      </w:pPr>
    </w:p>
    <w:p w14:paraId="532DC735" w14:textId="77777777" w:rsidR="00737A40" w:rsidRPr="007E042D" w:rsidRDefault="00737A40" w:rsidP="5200F8BC">
      <w:pPr>
        <w:autoSpaceDE w:val="0"/>
        <w:autoSpaceDN w:val="0"/>
        <w:adjustRightInd w:val="0"/>
        <w:spacing w:after="0" w:line="240" w:lineRule="auto"/>
        <w:rPr>
          <w:rFonts w:ascii="Corbel" w:hAnsi="Corbel"/>
          <w:i/>
          <w:iCs/>
        </w:rPr>
      </w:pPr>
      <w:r w:rsidRPr="007E042D">
        <w:rPr>
          <w:rFonts w:ascii="Corbel" w:hAnsi="Corbel"/>
          <w:i/>
          <w:iCs/>
        </w:rPr>
        <w:t>Intervjufrågorna kommer att baseras på de krav och mervärden som ställts kopplat till kompetens och erfarenhet.</w:t>
      </w:r>
    </w:p>
    <w:p w14:paraId="1E402C80" w14:textId="77777777" w:rsidR="00737A40" w:rsidRPr="007E042D" w:rsidRDefault="00737A40" w:rsidP="00737A40">
      <w:pPr>
        <w:autoSpaceDE w:val="0"/>
        <w:autoSpaceDN w:val="0"/>
        <w:adjustRightInd w:val="0"/>
        <w:spacing w:after="0" w:line="240" w:lineRule="auto"/>
        <w:rPr>
          <w:rFonts w:ascii="Corbel" w:hAnsi="Corbel"/>
          <w:i/>
        </w:rPr>
      </w:pPr>
    </w:p>
    <w:p w14:paraId="0C97FFEA" w14:textId="77777777" w:rsidR="00616709" w:rsidRPr="007E042D" w:rsidRDefault="00616709" w:rsidP="00737A40">
      <w:pPr>
        <w:autoSpaceDE w:val="0"/>
        <w:autoSpaceDN w:val="0"/>
        <w:adjustRightInd w:val="0"/>
        <w:spacing w:after="0" w:line="240" w:lineRule="auto"/>
        <w:rPr>
          <w:rFonts w:ascii="Corbel" w:hAnsi="Corbel"/>
          <w:i/>
        </w:rPr>
      </w:pPr>
    </w:p>
    <w:p w14:paraId="1A4673A7" w14:textId="77777777" w:rsidR="00616709" w:rsidRPr="007E042D" w:rsidRDefault="00616709" w:rsidP="00737A40">
      <w:pPr>
        <w:autoSpaceDE w:val="0"/>
        <w:autoSpaceDN w:val="0"/>
        <w:adjustRightInd w:val="0"/>
        <w:spacing w:after="0" w:line="240" w:lineRule="auto"/>
        <w:rPr>
          <w:rFonts w:ascii="Corbel" w:hAnsi="Corbel"/>
          <w:i/>
        </w:rPr>
      </w:pPr>
    </w:p>
    <w:p w14:paraId="065A4EEC" w14:textId="77777777" w:rsidR="00616709" w:rsidRPr="007E042D" w:rsidRDefault="00616709" w:rsidP="00737A40">
      <w:pPr>
        <w:autoSpaceDE w:val="0"/>
        <w:autoSpaceDN w:val="0"/>
        <w:adjustRightInd w:val="0"/>
        <w:spacing w:after="0" w:line="240" w:lineRule="auto"/>
        <w:rPr>
          <w:rFonts w:ascii="Corbel" w:hAnsi="Corbel"/>
          <w:i/>
        </w:rPr>
      </w:pPr>
    </w:p>
    <w:p w14:paraId="269B4B07" w14:textId="77777777" w:rsidR="00737A40" w:rsidRPr="007E042D" w:rsidRDefault="00737A40" w:rsidP="00737A40">
      <w:pPr>
        <w:autoSpaceDE w:val="0"/>
        <w:autoSpaceDN w:val="0"/>
        <w:adjustRightInd w:val="0"/>
        <w:spacing w:after="0" w:line="240" w:lineRule="auto"/>
        <w:rPr>
          <w:rFonts w:ascii="Corbel" w:hAnsi="Corbel"/>
        </w:rPr>
      </w:pPr>
    </w:p>
    <w:p w14:paraId="3502A0A5" w14:textId="30C67E5B" w:rsidR="0DEB2312" w:rsidRPr="007E042D" w:rsidRDefault="0DEB2312" w:rsidP="0DEB2312">
      <w:pPr>
        <w:spacing w:after="0" w:line="240" w:lineRule="auto"/>
        <w:rPr>
          <w:rFonts w:ascii="Corbel" w:hAnsi="Corbel"/>
        </w:rPr>
      </w:pPr>
    </w:p>
    <w:tbl>
      <w:tblPr>
        <w:tblStyle w:val="Tabellrutnt"/>
        <w:tblW w:w="0" w:type="auto"/>
        <w:tblLook w:val="04A0" w:firstRow="1" w:lastRow="0" w:firstColumn="1" w:lastColumn="0" w:noHBand="0" w:noVBand="1"/>
      </w:tblPr>
      <w:tblGrid>
        <w:gridCol w:w="5382"/>
        <w:gridCol w:w="3680"/>
      </w:tblGrid>
      <w:tr w:rsidR="00737A40" w:rsidRPr="007E042D" w14:paraId="1AAA2E40" w14:textId="77777777" w:rsidTr="0AB8CFE2">
        <w:tc>
          <w:tcPr>
            <w:tcW w:w="5382" w:type="dxa"/>
          </w:tcPr>
          <w:p w14:paraId="2E9A16B3" w14:textId="77777777" w:rsidR="00737A40" w:rsidRPr="007E042D" w:rsidRDefault="00737A40">
            <w:pPr>
              <w:rPr>
                <w:rFonts w:ascii="Corbel" w:hAnsi="Corbel"/>
                <w:b/>
                <w:bCs/>
                <w:sz w:val="20"/>
                <w:szCs w:val="20"/>
              </w:rPr>
            </w:pPr>
            <w:r w:rsidRPr="007E042D">
              <w:rPr>
                <w:rFonts w:ascii="Corbel" w:hAnsi="Corbel"/>
                <w:b/>
                <w:bCs/>
                <w:sz w:val="20"/>
                <w:szCs w:val="20"/>
              </w:rPr>
              <w:lastRenderedPageBreak/>
              <w:t>Mervärde</w:t>
            </w:r>
          </w:p>
        </w:tc>
        <w:tc>
          <w:tcPr>
            <w:tcW w:w="3680" w:type="dxa"/>
          </w:tcPr>
          <w:p w14:paraId="68658B9E" w14:textId="77777777" w:rsidR="00737A40" w:rsidRPr="007E042D" w:rsidRDefault="00737A40">
            <w:pPr>
              <w:rPr>
                <w:rFonts w:ascii="Corbel" w:hAnsi="Corbel"/>
                <w:b/>
                <w:bCs/>
                <w:sz w:val="20"/>
                <w:szCs w:val="20"/>
              </w:rPr>
            </w:pPr>
            <w:r w:rsidRPr="007E042D">
              <w:rPr>
                <w:rFonts w:ascii="Corbel" w:hAnsi="Corbel"/>
                <w:b/>
                <w:bCs/>
                <w:sz w:val="20"/>
                <w:szCs w:val="20"/>
              </w:rPr>
              <w:t>Möjligt prisavdrag</w:t>
            </w:r>
          </w:p>
        </w:tc>
      </w:tr>
      <w:tr w:rsidR="00737A40" w:rsidRPr="007E042D" w14:paraId="291E1785" w14:textId="77777777" w:rsidTr="0AB8CFE2">
        <w:tc>
          <w:tcPr>
            <w:tcW w:w="5382" w:type="dxa"/>
          </w:tcPr>
          <w:p w14:paraId="0DBD1EC6" w14:textId="77777777" w:rsidR="00737A40" w:rsidRPr="007E042D" w:rsidRDefault="0AB8CFE2" w:rsidP="0AB8CFE2">
            <w:pPr>
              <w:rPr>
                <w:rFonts w:ascii="Corbel" w:hAnsi="Corbel"/>
                <w:sz w:val="20"/>
                <w:szCs w:val="20"/>
              </w:rPr>
            </w:pPr>
            <w:r w:rsidRPr="007E042D">
              <w:rPr>
                <w:rFonts w:ascii="Corbel" w:hAnsi="Corbel"/>
                <w:sz w:val="20"/>
                <w:szCs w:val="20"/>
              </w:rPr>
              <w:t>Konsultens kommunikativa förmåga, d.v.s. konsultens förmåga att formulera sig väl i tal samt konsultens förmåga att förmedla sina kunskaper.</w:t>
            </w:r>
          </w:p>
        </w:tc>
        <w:tc>
          <w:tcPr>
            <w:tcW w:w="3680" w:type="dxa"/>
          </w:tcPr>
          <w:p w14:paraId="2B525D62" w14:textId="77777777" w:rsidR="00737A40" w:rsidRPr="007E042D" w:rsidRDefault="0AB8CFE2" w:rsidP="0AB8CFE2">
            <w:pPr>
              <w:rPr>
                <w:rFonts w:ascii="Corbel" w:hAnsi="Corbel"/>
                <w:sz w:val="20"/>
                <w:szCs w:val="20"/>
              </w:rPr>
            </w:pPr>
            <w:r w:rsidRPr="007E042D">
              <w:rPr>
                <w:rFonts w:ascii="Corbel" w:hAnsi="Corbel"/>
                <w:sz w:val="20"/>
                <w:szCs w:val="20"/>
              </w:rPr>
              <w:t>Mycket Bra: SEK 75</w:t>
            </w:r>
          </w:p>
          <w:p w14:paraId="11D54F12" w14:textId="77777777" w:rsidR="00737A40" w:rsidRPr="007E042D" w:rsidRDefault="0AB8CFE2" w:rsidP="0AB8CFE2">
            <w:pPr>
              <w:rPr>
                <w:rFonts w:ascii="Corbel" w:hAnsi="Corbel"/>
                <w:sz w:val="20"/>
                <w:szCs w:val="20"/>
              </w:rPr>
            </w:pPr>
            <w:r w:rsidRPr="007E042D">
              <w:rPr>
                <w:rFonts w:ascii="Corbel" w:hAnsi="Corbel"/>
                <w:sz w:val="20"/>
                <w:szCs w:val="20"/>
              </w:rPr>
              <w:t>Bra: SEK 50</w:t>
            </w:r>
          </w:p>
          <w:p w14:paraId="3F47308B" w14:textId="77777777" w:rsidR="00737A40" w:rsidRPr="007E042D" w:rsidRDefault="0AB8CFE2" w:rsidP="0AB8CFE2">
            <w:pPr>
              <w:rPr>
                <w:rFonts w:ascii="Corbel" w:hAnsi="Corbel"/>
                <w:sz w:val="20"/>
                <w:szCs w:val="20"/>
              </w:rPr>
            </w:pPr>
            <w:r w:rsidRPr="007E042D">
              <w:rPr>
                <w:rFonts w:ascii="Corbel" w:hAnsi="Corbel"/>
                <w:sz w:val="20"/>
                <w:szCs w:val="20"/>
              </w:rPr>
              <w:t>Tillför inget mervärde: SEK 0</w:t>
            </w:r>
          </w:p>
        </w:tc>
      </w:tr>
      <w:tr w:rsidR="00737A40" w:rsidRPr="007E042D" w14:paraId="71288D2B" w14:textId="77777777" w:rsidTr="0AB8CFE2">
        <w:tc>
          <w:tcPr>
            <w:tcW w:w="5382" w:type="dxa"/>
          </w:tcPr>
          <w:p w14:paraId="027906B0" w14:textId="77777777" w:rsidR="00737A40" w:rsidRPr="007E042D" w:rsidRDefault="0AB8CFE2" w:rsidP="0AB8CFE2">
            <w:pPr>
              <w:rPr>
                <w:rFonts w:ascii="Corbel" w:hAnsi="Corbel"/>
                <w:sz w:val="20"/>
                <w:szCs w:val="20"/>
              </w:rPr>
            </w:pPr>
            <w:r w:rsidRPr="007E042D">
              <w:rPr>
                <w:rFonts w:ascii="Corbel" w:hAnsi="Corbel"/>
                <w:sz w:val="20"/>
                <w:szCs w:val="20"/>
              </w:rPr>
              <w:t>Konsultens förståelse för vikten av att hålla hög servicenivå samt att ha ett professionellt och positivt</w:t>
            </w:r>
          </w:p>
          <w:p w14:paraId="78023858" w14:textId="77777777" w:rsidR="00737A40" w:rsidRPr="007E042D" w:rsidRDefault="0AB8CFE2" w:rsidP="0AB8CFE2">
            <w:pPr>
              <w:rPr>
                <w:rFonts w:ascii="Corbel" w:hAnsi="Corbel"/>
                <w:sz w:val="20"/>
                <w:szCs w:val="20"/>
              </w:rPr>
            </w:pPr>
            <w:r w:rsidRPr="007E042D">
              <w:rPr>
                <w:rFonts w:ascii="Corbel" w:hAnsi="Corbel"/>
                <w:sz w:val="20"/>
                <w:szCs w:val="20"/>
              </w:rPr>
              <w:t>kundbemötande.</w:t>
            </w:r>
          </w:p>
        </w:tc>
        <w:tc>
          <w:tcPr>
            <w:tcW w:w="3680" w:type="dxa"/>
          </w:tcPr>
          <w:p w14:paraId="083880D6" w14:textId="77777777" w:rsidR="00737A40" w:rsidRPr="007E042D" w:rsidRDefault="0AB8CFE2" w:rsidP="0AB8CFE2">
            <w:pPr>
              <w:rPr>
                <w:rFonts w:ascii="Corbel" w:hAnsi="Corbel"/>
                <w:sz w:val="20"/>
                <w:szCs w:val="20"/>
              </w:rPr>
            </w:pPr>
            <w:r w:rsidRPr="007E042D">
              <w:rPr>
                <w:rFonts w:ascii="Corbel" w:hAnsi="Corbel"/>
                <w:sz w:val="20"/>
                <w:szCs w:val="20"/>
              </w:rPr>
              <w:t>Mycket Bra: SEK 75</w:t>
            </w:r>
          </w:p>
          <w:p w14:paraId="7AB33554" w14:textId="77777777" w:rsidR="00737A40" w:rsidRPr="007E042D" w:rsidRDefault="0AB8CFE2" w:rsidP="0AB8CFE2">
            <w:pPr>
              <w:rPr>
                <w:rFonts w:ascii="Corbel" w:hAnsi="Corbel"/>
                <w:sz w:val="20"/>
                <w:szCs w:val="20"/>
              </w:rPr>
            </w:pPr>
            <w:r w:rsidRPr="007E042D">
              <w:rPr>
                <w:rFonts w:ascii="Corbel" w:hAnsi="Corbel"/>
                <w:sz w:val="20"/>
                <w:szCs w:val="20"/>
              </w:rPr>
              <w:t>Bra: SEK 50</w:t>
            </w:r>
          </w:p>
          <w:p w14:paraId="4811E26F" w14:textId="77777777" w:rsidR="00737A40" w:rsidRPr="007E042D" w:rsidRDefault="0AB8CFE2" w:rsidP="0AB8CFE2">
            <w:pPr>
              <w:rPr>
                <w:rFonts w:ascii="Corbel" w:hAnsi="Corbel"/>
                <w:sz w:val="20"/>
                <w:szCs w:val="20"/>
              </w:rPr>
            </w:pPr>
            <w:r w:rsidRPr="007E042D">
              <w:rPr>
                <w:rFonts w:ascii="Corbel" w:hAnsi="Corbel"/>
                <w:sz w:val="20"/>
                <w:szCs w:val="20"/>
              </w:rPr>
              <w:t>Tillför inget mervärde: SEK 0</w:t>
            </w:r>
          </w:p>
        </w:tc>
      </w:tr>
      <w:tr w:rsidR="00737A40" w:rsidRPr="007E042D" w14:paraId="3F6B1598" w14:textId="77777777" w:rsidTr="0AB8CFE2">
        <w:tc>
          <w:tcPr>
            <w:tcW w:w="5382" w:type="dxa"/>
          </w:tcPr>
          <w:p w14:paraId="3BBCAA73" w14:textId="281EDC55" w:rsidR="00737A40" w:rsidRPr="007E042D" w:rsidRDefault="0AB8CFE2" w:rsidP="0AB8CFE2">
            <w:pPr>
              <w:rPr>
                <w:rFonts w:ascii="Corbel" w:hAnsi="Corbel"/>
                <w:sz w:val="20"/>
                <w:szCs w:val="20"/>
              </w:rPr>
            </w:pPr>
            <w:r w:rsidRPr="007E042D">
              <w:rPr>
                <w:rFonts w:ascii="Corbel" w:hAnsi="Corbel"/>
                <w:sz w:val="20"/>
                <w:szCs w:val="20"/>
              </w:rPr>
              <w:t xml:space="preserve">Konsultens </w:t>
            </w:r>
            <w:r w:rsidR="00A54859" w:rsidRPr="007E042D">
              <w:rPr>
                <w:rFonts w:ascii="Corbel" w:hAnsi="Corbel"/>
                <w:sz w:val="20"/>
                <w:szCs w:val="20"/>
              </w:rPr>
              <w:t>samarbetsförmåga</w:t>
            </w:r>
          </w:p>
        </w:tc>
        <w:tc>
          <w:tcPr>
            <w:tcW w:w="3680" w:type="dxa"/>
          </w:tcPr>
          <w:p w14:paraId="4FE3D31F" w14:textId="77777777" w:rsidR="00737A40" w:rsidRPr="007E042D" w:rsidRDefault="0AB8CFE2" w:rsidP="0AB8CFE2">
            <w:pPr>
              <w:rPr>
                <w:rFonts w:ascii="Corbel" w:hAnsi="Corbel"/>
                <w:sz w:val="20"/>
                <w:szCs w:val="20"/>
              </w:rPr>
            </w:pPr>
            <w:r w:rsidRPr="007E042D">
              <w:rPr>
                <w:rFonts w:ascii="Corbel" w:hAnsi="Corbel"/>
                <w:sz w:val="20"/>
                <w:szCs w:val="20"/>
              </w:rPr>
              <w:t>Mycket Bra: SEK 50</w:t>
            </w:r>
          </w:p>
          <w:p w14:paraId="722721D4" w14:textId="77777777" w:rsidR="00737A40" w:rsidRPr="007E042D" w:rsidRDefault="0AB8CFE2" w:rsidP="0AB8CFE2">
            <w:pPr>
              <w:rPr>
                <w:rFonts w:ascii="Corbel" w:hAnsi="Corbel"/>
                <w:sz w:val="20"/>
                <w:szCs w:val="20"/>
              </w:rPr>
            </w:pPr>
            <w:r w:rsidRPr="007E042D">
              <w:rPr>
                <w:rFonts w:ascii="Corbel" w:hAnsi="Corbel"/>
                <w:sz w:val="20"/>
                <w:szCs w:val="20"/>
              </w:rPr>
              <w:t>Bra: SEK 25</w:t>
            </w:r>
          </w:p>
          <w:p w14:paraId="6249AC7D" w14:textId="77777777" w:rsidR="00737A40" w:rsidRPr="007E042D" w:rsidRDefault="0AB8CFE2" w:rsidP="0AB8CFE2">
            <w:pPr>
              <w:rPr>
                <w:rFonts w:ascii="Corbel" w:hAnsi="Corbel"/>
                <w:sz w:val="20"/>
                <w:szCs w:val="20"/>
              </w:rPr>
            </w:pPr>
            <w:r w:rsidRPr="007E042D">
              <w:rPr>
                <w:rFonts w:ascii="Corbel" w:hAnsi="Corbel"/>
                <w:sz w:val="20"/>
                <w:szCs w:val="20"/>
              </w:rPr>
              <w:t>Tillför inget mervärde: SEK 0</w:t>
            </w:r>
          </w:p>
        </w:tc>
      </w:tr>
    </w:tbl>
    <w:p w14:paraId="0A284E6D" w14:textId="77777777" w:rsidR="00737A40" w:rsidRPr="007E042D" w:rsidRDefault="00737A40" w:rsidP="00737A40">
      <w:pPr>
        <w:autoSpaceDE w:val="0"/>
        <w:autoSpaceDN w:val="0"/>
        <w:adjustRightInd w:val="0"/>
        <w:spacing w:after="0" w:line="240" w:lineRule="auto"/>
        <w:rPr>
          <w:rFonts w:ascii="Corbel" w:hAnsi="Corbel"/>
        </w:rPr>
      </w:pPr>
    </w:p>
    <w:p w14:paraId="475555C8" w14:textId="60058105" w:rsidR="00737A40" w:rsidRPr="007E042D" w:rsidRDefault="00737A40" w:rsidP="5200F8BC">
      <w:pPr>
        <w:autoSpaceDE w:val="0"/>
        <w:autoSpaceDN w:val="0"/>
        <w:adjustRightInd w:val="0"/>
        <w:spacing w:after="0" w:line="240" w:lineRule="auto"/>
        <w:rPr>
          <w:rFonts w:ascii="Corbel" w:hAnsi="Corbel"/>
          <w:i/>
          <w:iCs/>
        </w:rPr>
      </w:pPr>
      <w:r w:rsidRPr="007E042D">
        <w:rPr>
          <w:rFonts w:ascii="Corbel" w:hAnsi="Corbel"/>
          <w:i/>
          <w:iCs/>
        </w:rPr>
        <w:t>Definition av möjlig</w:t>
      </w:r>
      <w:r w:rsidR="00126AED" w:rsidRPr="007E042D">
        <w:rPr>
          <w:rFonts w:ascii="Corbel" w:hAnsi="Corbel"/>
          <w:i/>
          <w:iCs/>
        </w:rPr>
        <w:t>t</w:t>
      </w:r>
      <w:r w:rsidRPr="007E042D">
        <w:rPr>
          <w:rFonts w:ascii="Corbel" w:hAnsi="Corbel"/>
          <w:i/>
          <w:iCs/>
        </w:rPr>
        <w:t xml:space="preserve"> prisavdrag:</w:t>
      </w:r>
    </w:p>
    <w:p w14:paraId="2FC8BD9D" w14:textId="77777777" w:rsidR="00737A40" w:rsidRPr="007E042D" w:rsidRDefault="00737A40" w:rsidP="5200F8BC">
      <w:pPr>
        <w:autoSpaceDE w:val="0"/>
        <w:autoSpaceDN w:val="0"/>
        <w:adjustRightInd w:val="0"/>
        <w:spacing w:after="0" w:line="240" w:lineRule="auto"/>
        <w:rPr>
          <w:rFonts w:ascii="Corbel" w:hAnsi="Corbel"/>
          <w:i/>
          <w:iCs/>
        </w:rPr>
      </w:pPr>
    </w:p>
    <w:p w14:paraId="431EEF5A" w14:textId="35845A66" w:rsidR="00737A40" w:rsidRPr="007E042D" w:rsidRDefault="00737A40" w:rsidP="5200F8BC">
      <w:pPr>
        <w:pStyle w:val="Liststycke"/>
        <w:numPr>
          <w:ilvl w:val="0"/>
          <w:numId w:val="29"/>
        </w:numPr>
        <w:autoSpaceDE w:val="0"/>
        <w:autoSpaceDN w:val="0"/>
        <w:adjustRightInd w:val="0"/>
        <w:spacing w:after="0" w:line="240" w:lineRule="auto"/>
        <w:rPr>
          <w:rFonts w:ascii="Corbel" w:hAnsi="Corbel"/>
          <w:i/>
          <w:iCs/>
        </w:rPr>
      </w:pPr>
      <w:r w:rsidRPr="007E042D">
        <w:rPr>
          <w:rFonts w:ascii="Corbel" w:hAnsi="Corbel"/>
          <w:i/>
          <w:iCs/>
        </w:rPr>
        <w:t>Mycket bra - Konsulten visar på mycket god kommunikativ förmåga, formulerar sig mycket väl och förmedlar sina kunskaper på ett mycket tydligt sätt.</w:t>
      </w:r>
    </w:p>
    <w:p w14:paraId="14D115D5" w14:textId="77777777" w:rsidR="00737A40" w:rsidRPr="007E042D" w:rsidRDefault="00737A40" w:rsidP="5200F8BC">
      <w:pPr>
        <w:autoSpaceDE w:val="0"/>
        <w:autoSpaceDN w:val="0"/>
        <w:adjustRightInd w:val="0"/>
        <w:spacing w:after="0" w:line="240" w:lineRule="auto"/>
        <w:rPr>
          <w:rFonts w:ascii="Corbel" w:hAnsi="Corbel"/>
          <w:i/>
          <w:iCs/>
        </w:rPr>
      </w:pPr>
    </w:p>
    <w:p w14:paraId="343F4075" w14:textId="77777777" w:rsidR="00737A40" w:rsidRPr="007E042D" w:rsidRDefault="00737A40" w:rsidP="5200F8BC">
      <w:pPr>
        <w:pStyle w:val="Liststycke"/>
        <w:numPr>
          <w:ilvl w:val="0"/>
          <w:numId w:val="29"/>
        </w:numPr>
        <w:autoSpaceDE w:val="0"/>
        <w:autoSpaceDN w:val="0"/>
        <w:adjustRightInd w:val="0"/>
        <w:spacing w:after="0" w:line="240" w:lineRule="auto"/>
        <w:rPr>
          <w:rFonts w:ascii="Corbel" w:hAnsi="Corbel"/>
          <w:i/>
          <w:iCs/>
        </w:rPr>
      </w:pPr>
      <w:r w:rsidRPr="007E042D">
        <w:rPr>
          <w:rFonts w:ascii="Corbel" w:hAnsi="Corbel"/>
          <w:i/>
          <w:iCs/>
        </w:rPr>
        <w:t xml:space="preserve">Bra - Konsulten visar på god kommunikativ förmåga, formulerar sig väl och förmedlar sina kunskaper på ett tydligt sätt. </w:t>
      </w:r>
    </w:p>
    <w:p w14:paraId="79988531" w14:textId="77777777" w:rsidR="00737A40" w:rsidRPr="007E042D" w:rsidRDefault="00737A40" w:rsidP="5200F8BC">
      <w:pPr>
        <w:autoSpaceDE w:val="0"/>
        <w:autoSpaceDN w:val="0"/>
        <w:adjustRightInd w:val="0"/>
        <w:spacing w:after="0" w:line="240" w:lineRule="auto"/>
        <w:rPr>
          <w:rFonts w:ascii="Corbel" w:hAnsi="Corbel"/>
          <w:i/>
          <w:iCs/>
        </w:rPr>
      </w:pPr>
    </w:p>
    <w:p w14:paraId="662F8EF3" w14:textId="77777777" w:rsidR="00E46489" w:rsidRPr="007E042D" w:rsidRDefault="00737A40" w:rsidP="5200F8BC">
      <w:pPr>
        <w:pStyle w:val="Liststycke"/>
        <w:numPr>
          <w:ilvl w:val="0"/>
          <w:numId w:val="29"/>
        </w:numPr>
        <w:autoSpaceDE w:val="0"/>
        <w:autoSpaceDN w:val="0"/>
        <w:adjustRightInd w:val="0"/>
        <w:spacing w:after="0" w:line="240" w:lineRule="auto"/>
        <w:rPr>
          <w:rFonts w:ascii="Corbel" w:hAnsi="Corbel"/>
          <w:i/>
          <w:iCs/>
        </w:rPr>
      </w:pPr>
      <w:r w:rsidRPr="007E042D">
        <w:rPr>
          <w:rFonts w:ascii="Corbel" w:hAnsi="Corbel"/>
          <w:i/>
          <w:iCs/>
        </w:rPr>
        <w:t>Tillför inget mervärde - Konsulten tillför inget mervärde.</w:t>
      </w:r>
    </w:p>
    <w:p w14:paraId="3FB82C34" w14:textId="77777777" w:rsidR="00E46489" w:rsidRPr="007E042D" w:rsidRDefault="00E46489" w:rsidP="00E46489">
      <w:pPr>
        <w:rPr>
          <w:rFonts w:ascii="Corbel" w:hAnsi="Corbel"/>
        </w:rPr>
      </w:pPr>
    </w:p>
    <w:p w14:paraId="1CDF88A3" w14:textId="1B6815FE" w:rsidR="00E46489" w:rsidRPr="007E042D" w:rsidRDefault="00E46489" w:rsidP="5200F8BC">
      <w:pPr>
        <w:rPr>
          <w:rFonts w:ascii="Corbel" w:hAnsi="Corbel"/>
        </w:rPr>
      </w:pPr>
      <w:r w:rsidRPr="007E042D">
        <w:rPr>
          <w:rFonts w:ascii="Corbel" w:hAnsi="Corbel"/>
        </w:rPr>
        <w:t>I händelse av att Botkyrka kommun efter intervju saknar förtroende för att erbjuden konsult klarar av att utföra uppdraget på ett lämpligt sätt kommer Botkyrka kommun inte gå vidare med kandidaten. Beställaren har tolkningsföreträde vad gäller bedömning av konsultens lämplighet.</w:t>
      </w:r>
    </w:p>
    <w:p w14:paraId="002B0D3C" w14:textId="77777777" w:rsidR="00737A40" w:rsidRPr="007E042D" w:rsidRDefault="00737A40" w:rsidP="00EE442A">
      <w:pPr>
        <w:rPr>
          <w:rFonts w:ascii="Corbel" w:hAnsi="Corbel"/>
        </w:rPr>
      </w:pPr>
    </w:p>
    <w:p w14:paraId="307768B6" w14:textId="7AFFCA36" w:rsidR="006E2C5C" w:rsidRPr="007E042D" w:rsidRDefault="006E2C5C" w:rsidP="006E2C5C">
      <w:pPr>
        <w:pStyle w:val="Rubrik1"/>
        <w:numPr>
          <w:ilvl w:val="0"/>
          <w:numId w:val="15"/>
        </w:numPr>
        <w:rPr>
          <w:rFonts w:ascii="Corbel" w:hAnsi="Corbel"/>
        </w:rPr>
      </w:pPr>
      <w:r w:rsidRPr="007E042D">
        <w:rPr>
          <w:rFonts w:ascii="Corbel" w:hAnsi="Corbel"/>
        </w:rPr>
        <w:t xml:space="preserve">Tilldelningsbeslut </w:t>
      </w:r>
    </w:p>
    <w:p w14:paraId="51DFBB0B" w14:textId="759B2678" w:rsidR="00DA7E29" w:rsidRPr="007E042D" w:rsidRDefault="00DA7E29" w:rsidP="00DA7E29">
      <w:pPr>
        <w:rPr>
          <w:rFonts w:ascii="Corbel" w:hAnsi="Corbel"/>
        </w:rPr>
      </w:pPr>
      <w:r w:rsidRPr="007E042D">
        <w:rPr>
          <w:rFonts w:ascii="Corbel" w:hAnsi="Corbel"/>
        </w:rPr>
        <w:t>Meddelande om tilldelningsbeslut och information om utvärderingen</w:t>
      </w:r>
      <w:r w:rsidR="009E2396" w:rsidRPr="007E042D">
        <w:rPr>
          <w:rFonts w:ascii="Corbel" w:hAnsi="Corbel"/>
        </w:rPr>
        <w:t xml:space="preserve"> kommer att meddelas de ramavtalsleverantörer som lämnat </w:t>
      </w:r>
      <w:r w:rsidR="00072715" w:rsidRPr="007E042D">
        <w:rPr>
          <w:rFonts w:ascii="Corbel" w:hAnsi="Corbel"/>
        </w:rPr>
        <w:t>anbud</w:t>
      </w:r>
      <w:r w:rsidR="009E2396" w:rsidRPr="007E042D">
        <w:rPr>
          <w:rFonts w:ascii="Corbel" w:hAnsi="Corbel"/>
        </w:rPr>
        <w:t xml:space="preserve">. Ett </w:t>
      </w:r>
      <w:r w:rsidRPr="007E042D">
        <w:rPr>
          <w:rFonts w:ascii="Corbel" w:hAnsi="Corbel"/>
        </w:rPr>
        <w:t xml:space="preserve">eventuellt avbrytande av den </w:t>
      </w:r>
      <w:r w:rsidR="009E2396" w:rsidRPr="007E042D">
        <w:rPr>
          <w:rFonts w:ascii="Corbel" w:hAnsi="Corbel"/>
        </w:rPr>
        <w:t>förnyade konkurrensutsättningen</w:t>
      </w:r>
      <w:r w:rsidRPr="007E042D">
        <w:rPr>
          <w:rFonts w:ascii="Corbel" w:hAnsi="Corbel"/>
        </w:rPr>
        <w:t xml:space="preserve"> kommer att meddelas</w:t>
      </w:r>
      <w:r w:rsidR="009E2396" w:rsidRPr="007E042D">
        <w:rPr>
          <w:rFonts w:ascii="Corbel" w:hAnsi="Corbel"/>
        </w:rPr>
        <w:t xml:space="preserve"> till</w:t>
      </w:r>
      <w:r w:rsidRPr="007E042D">
        <w:rPr>
          <w:rFonts w:ascii="Corbel" w:eastAsia="Corbel" w:hAnsi="Corbel" w:cs="Corbel"/>
        </w:rPr>
        <w:t xml:space="preserve"> </w:t>
      </w:r>
      <w:r w:rsidR="009E2396" w:rsidRPr="007E042D">
        <w:rPr>
          <w:rFonts w:ascii="Corbel" w:hAnsi="Corbel"/>
        </w:rPr>
        <w:t>samtliga ramavtalsleverantörer. Meddelandet skickas ut via e-post till den av ramavtalsleverantören angivna e-postadressen.</w:t>
      </w:r>
    </w:p>
    <w:p w14:paraId="4C69A661" w14:textId="7F35A26A" w:rsidR="006E2C5C" w:rsidRPr="007E042D" w:rsidRDefault="00357AF8" w:rsidP="00357AF8">
      <w:pPr>
        <w:pStyle w:val="Rubrik2"/>
        <w:ind w:left="720"/>
        <w:rPr>
          <w:rFonts w:ascii="Corbel" w:hAnsi="Corbel"/>
        </w:rPr>
      </w:pPr>
      <w:r w:rsidRPr="007E042D">
        <w:rPr>
          <w:rFonts w:ascii="Corbel" w:hAnsi="Corbel"/>
        </w:rPr>
        <w:t>7.1</w:t>
      </w:r>
      <w:r w:rsidR="006E2C5C" w:rsidRPr="007E042D">
        <w:rPr>
          <w:rFonts w:ascii="Corbel" w:hAnsi="Corbel"/>
        </w:rPr>
        <w:t xml:space="preserve"> Frivillig avtalsspärr</w:t>
      </w:r>
    </w:p>
    <w:tbl>
      <w:tblPr>
        <w:tblStyle w:val="Tabellrutnt"/>
        <w:tblW w:w="9493" w:type="dxa"/>
        <w:tblLook w:val="04A0" w:firstRow="1" w:lastRow="0" w:firstColumn="1" w:lastColumn="0" w:noHBand="0" w:noVBand="1"/>
      </w:tblPr>
      <w:tblGrid>
        <w:gridCol w:w="9493"/>
      </w:tblGrid>
      <w:tr w:rsidR="00F1468C" w:rsidRPr="007E042D" w14:paraId="0A72FAED" w14:textId="77777777" w:rsidTr="5200F8BC">
        <w:trPr>
          <w:trHeight w:val="785"/>
        </w:trPr>
        <w:tc>
          <w:tcPr>
            <w:tcW w:w="9493" w:type="dxa"/>
          </w:tcPr>
          <w:bookmarkStart w:id="28" w:name="_Hlk88816561"/>
          <w:p w14:paraId="1CBC9A2A" w14:textId="535EF0FA" w:rsidR="00F1468C" w:rsidRPr="007E042D" w:rsidRDefault="00566A17">
            <w:pPr>
              <w:rPr>
                <w:rFonts w:ascii="Corbel" w:hAnsi="Corbel"/>
                <w:b/>
                <w:bCs/>
              </w:rPr>
            </w:pPr>
            <w:sdt>
              <w:sdtPr>
                <w:rPr>
                  <w:rFonts w:ascii="Corbel" w:eastAsia="Corbel" w:hAnsi="Corbel" w:cs="Corbel"/>
                </w:rPr>
                <w:id w:val="48824458"/>
                <w:placeholder>
                  <w:docPart w:val="D5B336365DE64C9D81CF5F3CD0E11AD6"/>
                </w:placeholder>
              </w:sdtPr>
              <w:sdtEndPr/>
              <w:sdtContent>
                <w:r w:rsidR="00E46489" w:rsidRPr="007E042D">
                  <w:rPr>
                    <w:rFonts w:ascii="Corbel" w:hAnsi="Corbel"/>
                  </w:rPr>
                  <w:t xml:space="preserve">Avtalsspärr kommer </w:t>
                </w:r>
                <w:r w:rsidR="1D0594B4" w:rsidRPr="007E042D">
                  <w:rPr>
                    <w:rFonts w:ascii="Corbel" w:hAnsi="Corbel"/>
                  </w:rPr>
                  <w:t>inte att tillämpas</w:t>
                </w:r>
                <w:r w:rsidR="1D0594B4" w:rsidRPr="007E042D">
                  <w:rPr>
                    <w:rFonts w:ascii="Corbel" w:eastAsia="Corbel" w:hAnsi="Corbel" w:cs="Corbel"/>
                  </w:rPr>
                  <w:t>.</w:t>
                </w:r>
              </w:sdtContent>
            </w:sdt>
          </w:p>
        </w:tc>
      </w:tr>
    </w:tbl>
    <w:bookmarkEnd w:id="28"/>
    <w:p w14:paraId="3CD68727" w14:textId="15ECF657" w:rsidR="00444865" w:rsidRPr="007E042D" w:rsidRDefault="00444865" w:rsidP="00444865">
      <w:pPr>
        <w:pStyle w:val="Rubrik1"/>
        <w:numPr>
          <w:ilvl w:val="0"/>
          <w:numId w:val="15"/>
        </w:numPr>
        <w:rPr>
          <w:rFonts w:ascii="Corbel" w:hAnsi="Corbel"/>
        </w:rPr>
      </w:pPr>
      <w:r w:rsidRPr="007E042D">
        <w:rPr>
          <w:rFonts w:ascii="Corbel" w:hAnsi="Corbel"/>
        </w:rPr>
        <w:t>Pris</w:t>
      </w:r>
    </w:p>
    <w:p w14:paraId="5BF07367" w14:textId="39AF0D6F" w:rsidR="00444865" w:rsidRPr="007E042D" w:rsidRDefault="005656D9" w:rsidP="00444865">
      <w:pPr>
        <w:rPr>
          <w:rFonts w:ascii="Corbel" w:hAnsi="Corbel"/>
        </w:rPr>
      </w:pPr>
      <w:r w:rsidRPr="007E042D">
        <w:rPr>
          <w:rFonts w:ascii="Corbel" w:hAnsi="Corbel"/>
        </w:rPr>
        <w:t>Anbudsgivaren</w:t>
      </w:r>
      <w:r w:rsidR="00444865" w:rsidRPr="007E042D">
        <w:rPr>
          <w:rFonts w:ascii="Corbel" w:hAnsi="Corbel"/>
        </w:rPr>
        <w:t xml:space="preserve"> ska ange pris för offererad konsult i svenska kronor exklusive mervärdesskatt.</w:t>
      </w:r>
    </w:p>
    <w:p w14:paraId="3EB31F6D" w14:textId="44F22896" w:rsidR="00444865" w:rsidRDefault="00444865" w:rsidP="00444865">
      <w:pPr>
        <w:rPr>
          <w:rFonts w:ascii="Corbel" w:hAnsi="Corbel"/>
        </w:rPr>
      </w:pPr>
      <w:r w:rsidRPr="007E042D">
        <w:rPr>
          <w:rFonts w:ascii="Corbel" w:hAnsi="Corbel"/>
        </w:rPr>
        <w:t xml:space="preserve">Observera att </w:t>
      </w:r>
      <w:r w:rsidR="00072715" w:rsidRPr="007E042D">
        <w:rPr>
          <w:rFonts w:ascii="Corbel" w:hAnsi="Corbel"/>
        </w:rPr>
        <w:t>ramavtalsleverantören</w:t>
      </w:r>
      <w:r w:rsidR="00072715" w:rsidRPr="007E042D">
        <w:rPr>
          <w:rFonts w:ascii="Corbel" w:eastAsia="Corbel" w:hAnsi="Corbel" w:cs="Corbel"/>
        </w:rPr>
        <w:t xml:space="preserve"> </w:t>
      </w:r>
      <w:r w:rsidRPr="007E042D">
        <w:rPr>
          <w:rFonts w:ascii="Corbel" w:hAnsi="Corbel"/>
        </w:rPr>
        <w:t xml:space="preserve">inte får offerera ett timpris som är högre än det taktimpris som </w:t>
      </w:r>
      <w:r w:rsidR="00487297" w:rsidRPr="007E042D">
        <w:rPr>
          <w:rFonts w:ascii="Corbel" w:hAnsi="Corbel"/>
        </w:rPr>
        <w:t>framgår av prisbilagan i ramavtalet</w:t>
      </w:r>
      <w:r w:rsidR="007F730E" w:rsidRPr="007E042D">
        <w:rPr>
          <w:rFonts w:ascii="Corbel" w:hAnsi="Corbel"/>
        </w:rPr>
        <w:t xml:space="preserve"> f</w:t>
      </w:r>
      <w:r w:rsidR="00A2054F" w:rsidRPr="007E042D">
        <w:rPr>
          <w:rFonts w:ascii="Corbel" w:hAnsi="Corbel"/>
        </w:rPr>
        <w:t>ör ramavtalsleverantören</w:t>
      </w:r>
      <w:r w:rsidRPr="007E042D">
        <w:rPr>
          <w:rFonts w:ascii="Corbel" w:eastAsia="Corbel" w:hAnsi="Corbel" w:cs="Corbel"/>
        </w:rPr>
        <w:t xml:space="preserve"> </w:t>
      </w:r>
      <w:r w:rsidR="00487297" w:rsidRPr="007E042D">
        <w:rPr>
          <w:rFonts w:ascii="Corbel" w:hAnsi="Corbel"/>
        </w:rPr>
        <w:t xml:space="preserve">för aktuellt </w:t>
      </w:r>
      <w:r w:rsidRPr="007E042D">
        <w:rPr>
          <w:rFonts w:ascii="Corbel" w:hAnsi="Corbel"/>
        </w:rPr>
        <w:t xml:space="preserve">kompetensområde och </w:t>
      </w:r>
      <w:r w:rsidR="00D53A97" w:rsidRPr="007E042D">
        <w:rPr>
          <w:rFonts w:ascii="Corbel" w:hAnsi="Corbel"/>
        </w:rPr>
        <w:t xml:space="preserve">exempelroll, </w:t>
      </w:r>
      <w:r w:rsidRPr="007E042D">
        <w:rPr>
          <w:rFonts w:ascii="Corbel" w:hAnsi="Corbel"/>
        </w:rPr>
        <w:t>kompetensnivå</w:t>
      </w:r>
      <w:r w:rsidR="0010002B" w:rsidRPr="007E042D">
        <w:rPr>
          <w:rFonts w:ascii="Corbel" w:eastAsia="Corbel" w:hAnsi="Corbel" w:cs="Corbel"/>
        </w:rPr>
        <w:t xml:space="preserve"> (</w:t>
      </w:r>
      <w:r w:rsidR="0010002B" w:rsidRPr="007E042D">
        <w:rPr>
          <w:rFonts w:ascii="Corbel" w:hAnsi="Corbel"/>
        </w:rPr>
        <w:t>1-4</w:t>
      </w:r>
      <w:r w:rsidR="0010002B" w:rsidRPr="007E042D">
        <w:rPr>
          <w:rFonts w:ascii="Corbel" w:eastAsia="Corbel" w:hAnsi="Corbel" w:cs="Corbel"/>
        </w:rPr>
        <w:t>)</w:t>
      </w:r>
      <w:r w:rsidRPr="007E042D">
        <w:rPr>
          <w:rFonts w:ascii="Corbel" w:eastAsia="Corbel" w:hAnsi="Corbel" w:cs="Corbel"/>
        </w:rPr>
        <w:t xml:space="preserve">. </w:t>
      </w:r>
      <w:r w:rsidR="00D53A97" w:rsidRPr="007E042D">
        <w:rPr>
          <w:rFonts w:ascii="Corbel" w:hAnsi="Corbel"/>
        </w:rPr>
        <w:t xml:space="preserve">Pris för kompetensnivå 5 och/eller egenformulerade begränsas dock inte av takpriserna som framgår av </w:t>
      </w:r>
      <w:r w:rsidR="00E11CAF" w:rsidRPr="007E042D">
        <w:rPr>
          <w:rFonts w:ascii="Corbel" w:hAnsi="Corbel"/>
          <w:i/>
          <w:iCs/>
        </w:rPr>
        <w:t xml:space="preserve">Bilaga B – Efterfrågat resursbehov (dynamisk rangordning) </w:t>
      </w:r>
      <w:r w:rsidR="00E11CAF" w:rsidRPr="007E042D">
        <w:rPr>
          <w:rFonts w:ascii="Corbel" w:hAnsi="Corbel"/>
        </w:rPr>
        <w:t>som finns under stöddokument på ramavtalets webbsida</w:t>
      </w:r>
      <w:r w:rsidR="00D53A97" w:rsidRPr="007E042D">
        <w:rPr>
          <w:rFonts w:ascii="Corbel" w:eastAsia="Corbel" w:hAnsi="Corbel" w:cs="Corbel"/>
        </w:rPr>
        <w:t xml:space="preserve">. </w:t>
      </w:r>
      <w:r w:rsidRPr="007E042D">
        <w:rPr>
          <w:rFonts w:ascii="Corbel" w:hAnsi="Corbel"/>
        </w:rPr>
        <w:t>Priser ska inkludera samtliga kostnader som krävs för utförandet av uppdraget.</w:t>
      </w:r>
    </w:p>
    <w:p w14:paraId="7472B8AE" w14:textId="77777777" w:rsidR="00515155" w:rsidRDefault="00515155" w:rsidP="00444865">
      <w:pPr>
        <w:rPr>
          <w:rFonts w:ascii="Corbel" w:hAnsi="Corbel"/>
        </w:rPr>
      </w:pPr>
    </w:p>
    <w:p w14:paraId="2D24F204" w14:textId="77777777" w:rsidR="00515155" w:rsidRPr="007E042D" w:rsidRDefault="00515155" w:rsidP="00444865">
      <w:pPr>
        <w:rPr>
          <w:rFonts w:ascii="Corbel" w:hAnsi="Corbel"/>
        </w:rPr>
      </w:pPr>
    </w:p>
    <w:tbl>
      <w:tblPr>
        <w:tblStyle w:val="Tabellrutnt"/>
        <w:tblW w:w="0" w:type="auto"/>
        <w:tblLook w:val="04A0" w:firstRow="1" w:lastRow="0" w:firstColumn="1" w:lastColumn="0" w:noHBand="0" w:noVBand="1"/>
      </w:tblPr>
      <w:tblGrid>
        <w:gridCol w:w="4531"/>
        <w:gridCol w:w="4531"/>
      </w:tblGrid>
      <w:tr w:rsidR="00444865" w:rsidRPr="007E042D" w14:paraId="1A38D8D3" w14:textId="77777777" w:rsidTr="5200F8BC">
        <w:tc>
          <w:tcPr>
            <w:tcW w:w="4531" w:type="dxa"/>
          </w:tcPr>
          <w:p w14:paraId="6A288659" w14:textId="77777777" w:rsidR="00444865" w:rsidRPr="007E042D" w:rsidRDefault="00444865">
            <w:pPr>
              <w:autoSpaceDE w:val="0"/>
              <w:autoSpaceDN w:val="0"/>
              <w:adjustRightInd w:val="0"/>
              <w:rPr>
                <w:rFonts w:ascii="Corbel" w:hAnsi="Corbel"/>
                <w:b/>
                <w:bCs/>
              </w:rPr>
            </w:pPr>
            <w:r w:rsidRPr="007E042D">
              <w:rPr>
                <w:rFonts w:ascii="Corbel" w:hAnsi="Corbel"/>
                <w:b/>
                <w:bCs/>
              </w:rPr>
              <w:lastRenderedPageBreak/>
              <w:t>Namn på konsult</w:t>
            </w:r>
          </w:p>
        </w:tc>
        <w:tc>
          <w:tcPr>
            <w:tcW w:w="4531" w:type="dxa"/>
          </w:tcPr>
          <w:p w14:paraId="2FB6FDF1" w14:textId="75DD0047" w:rsidR="00444865" w:rsidRPr="007E042D" w:rsidRDefault="00602DBD">
            <w:pPr>
              <w:autoSpaceDE w:val="0"/>
              <w:autoSpaceDN w:val="0"/>
              <w:adjustRightInd w:val="0"/>
              <w:rPr>
                <w:rFonts w:ascii="Corbel" w:hAnsi="Corbel"/>
                <w:b/>
                <w:bCs/>
              </w:rPr>
            </w:pPr>
            <w:r w:rsidRPr="007E042D">
              <w:rPr>
                <w:rFonts w:ascii="Corbel" w:hAnsi="Corbel"/>
                <w:b/>
                <w:bCs/>
              </w:rPr>
              <w:t>Pris</w:t>
            </w:r>
            <w:r w:rsidR="009E48C2" w:rsidRPr="007E042D">
              <w:rPr>
                <w:rFonts w:ascii="Corbel" w:hAnsi="Corbel"/>
                <w:b/>
                <w:bCs/>
              </w:rPr>
              <w:t xml:space="preserve"> </w:t>
            </w:r>
          </w:p>
        </w:tc>
      </w:tr>
      <w:tr w:rsidR="00444865" w:rsidRPr="007E042D" w14:paraId="1DE81914" w14:textId="77777777" w:rsidTr="5200F8BC">
        <w:tc>
          <w:tcPr>
            <w:tcW w:w="4531" w:type="dxa"/>
          </w:tcPr>
          <w:p w14:paraId="11E2DB11" w14:textId="77777777" w:rsidR="00444865" w:rsidRPr="007E042D" w:rsidRDefault="00566A17">
            <w:pPr>
              <w:autoSpaceDE w:val="0"/>
              <w:autoSpaceDN w:val="0"/>
              <w:adjustRightInd w:val="0"/>
              <w:rPr>
                <w:rFonts w:ascii="Corbel" w:hAnsi="Corbel"/>
              </w:rPr>
            </w:pPr>
            <w:sdt>
              <w:sdtPr>
                <w:rPr>
                  <w:rFonts w:ascii="Corbel" w:hAnsi="Corbel"/>
                  <w:sz w:val="20"/>
                  <w:szCs w:val="20"/>
                </w:rPr>
                <w:id w:val="-995573212"/>
                <w:placeholder>
                  <w:docPart w:val="7229EB9BC1DA4AE49877250355A67F90"/>
                </w:placeholder>
                <w:showingPlcHdr/>
                <w:text/>
              </w:sdtPr>
              <w:sdtEndPr/>
              <w:sdtContent>
                <w:r w:rsidR="00444865" w:rsidRPr="007E042D">
                  <w:rPr>
                    <w:rStyle w:val="Platshllartext"/>
                    <w:rFonts w:ascii="Corbel" w:hAnsi="Corbel"/>
                    <w:sz w:val="20"/>
                    <w:szCs w:val="20"/>
                  </w:rPr>
                  <w:t>Klicka eller tryck här för att ange text.</w:t>
                </w:r>
              </w:sdtContent>
            </w:sdt>
          </w:p>
        </w:tc>
        <w:tc>
          <w:tcPr>
            <w:tcW w:w="4531" w:type="dxa"/>
          </w:tcPr>
          <w:p w14:paraId="46FAC86F" w14:textId="77777777" w:rsidR="00444865" w:rsidRPr="007E042D" w:rsidRDefault="00444865">
            <w:pPr>
              <w:autoSpaceDE w:val="0"/>
              <w:autoSpaceDN w:val="0"/>
              <w:adjustRightInd w:val="0"/>
              <w:rPr>
                <w:rFonts w:ascii="Corbel" w:hAnsi="Corbel"/>
              </w:rPr>
            </w:pPr>
            <w:r w:rsidRPr="007E042D">
              <w:rPr>
                <w:rFonts w:ascii="Corbel" w:hAnsi="Corbel"/>
              </w:rPr>
              <w:t xml:space="preserve">SEK: </w:t>
            </w:r>
            <w:sdt>
              <w:sdtPr>
                <w:rPr>
                  <w:rFonts w:ascii="Corbel" w:hAnsi="Corbel"/>
                  <w:sz w:val="20"/>
                  <w:szCs w:val="20"/>
                </w:rPr>
                <w:id w:val="541946129"/>
                <w:placeholder>
                  <w:docPart w:val="A67CCDD1871C4B84B0955FA83542F4D7"/>
                </w:placeholder>
                <w:showingPlcHdr/>
                <w:text/>
              </w:sdtPr>
              <w:sdtEndPr/>
              <w:sdtContent>
                <w:r w:rsidRPr="007E042D">
                  <w:rPr>
                    <w:rStyle w:val="Platshllartext"/>
                    <w:rFonts w:ascii="Corbel" w:hAnsi="Corbel"/>
                    <w:sz w:val="20"/>
                    <w:szCs w:val="20"/>
                  </w:rPr>
                  <w:t>Klicka eller tryck här för att ange text.</w:t>
                </w:r>
              </w:sdtContent>
            </w:sdt>
          </w:p>
        </w:tc>
      </w:tr>
      <w:tr w:rsidR="00444865" w:rsidRPr="007E042D" w14:paraId="5A2F005D" w14:textId="77777777" w:rsidTr="5200F8BC">
        <w:tc>
          <w:tcPr>
            <w:tcW w:w="4531" w:type="dxa"/>
          </w:tcPr>
          <w:p w14:paraId="39F77839" w14:textId="0697F029" w:rsidR="00444865" w:rsidRPr="007E042D" w:rsidRDefault="00566A17">
            <w:pPr>
              <w:autoSpaceDE w:val="0"/>
              <w:autoSpaceDN w:val="0"/>
              <w:adjustRightInd w:val="0"/>
              <w:rPr>
                <w:rFonts w:ascii="Corbel" w:hAnsi="Corbel" w:cstheme="minorHAnsi"/>
                <w:sz w:val="20"/>
              </w:rPr>
            </w:pPr>
            <w:sdt>
              <w:sdtPr>
                <w:rPr>
                  <w:rFonts w:ascii="Corbel" w:hAnsi="Corbel"/>
                  <w:sz w:val="20"/>
                  <w:szCs w:val="20"/>
                </w:rPr>
                <w:id w:val="1515641127"/>
                <w:placeholder>
                  <w:docPart w:val="FE58170F926347A393AC364AFF9150FC"/>
                </w:placeholder>
                <w:showingPlcHdr/>
                <w:text/>
              </w:sdtPr>
              <w:sdtEndPr/>
              <w:sdtContent>
                <w:r w:rsidR="00444865" w:rsidRPr="007E042D">
                  <w:rPr>
                    <w:rStyle w:val="Platshllartext"/>
                    <w:rFonts w:ascii="Corbel" w:hAnsi="Corbel"/>
                    <w:sz w:val="20"/>
                    <w:szCs w:val="20"/>
                  </w:rPr>
                  <w:t>Klicka eller tryck här för att ange text.</w:t>
                </w:r>
              </w:sdtContent>
            </w:sdt>
          </w:p>
        </w:tc>
        <w:tc>
          <w:tcPr>
            <w:tcW w:w="4531" w:type="dxa"/>
          </w:tcPr>
          <w:p w14:paraId="65CBE577" w14:textId="24E8C824" w:rsidR="00444865" w:rsidRPr="007E042D" w:rsidRDefault="00444865">
            <w:pPr>
              <w:autoSpaceDE w:val="0"/>
              <w:autoSpaceDN w:val="0"/>
              <w:adjustRightInd w:val="0"/>
              <w:rPr>
                <w:rFonts w:ascii="Corbel" w:hAnsi="Corbel"/>
              </w:rPr>
            </w:pPr>
            <w:r w:rsidRPr="007E042D">
              <w:rPr>
                <w:rFonts w:ascii="Corbel" w:hAnsi="Corbel"/>
              </w:rPr>
              <w:t xml:space="preserve">SEK: </w:t>
            </w:r>
            <w:sdt>
              <w:sdtPr>
                <w:rPr>
                  <w:rFonts w:ascii="Corbel" w:hAnsi="Corbel"/>
                  <w:sz w:val="20"/>
                  <w:szCs w:val="20"/>
                </w:rPr>
                <w:id w:val="-1247337526"/>
                <w:placeholder>
                  <w:docPart w:val="D83B76F68A2D4542B4C5D4F778E6AD89"/>
                </w:placeholder>
                <w:showingPlcHdr/>
                <w:text/>
              </w:sdtPr>
              <w:sdtEndPr/>
              <w:sdtContent>
                <w:r w:rsidRPr="007E042D">
                  <w:rPr>
                    <w:rStyle w:val="Platshllartext"/>
                    <w:rFonts w:ascii="Corbel" w:hAnsi="Corbel"/>
                    <w:sz w:val="20"/>
                    <w:szCs w:val="20"/>
                  </w:rPr>
                  <w:t>Klicka eller tryck här för att ange text.</w:t>
                </w:r>
              </w:sdtContent>
            </w:sdt>
          </w:p>
        </w:tc>
      </w:tr>
      <w:tr w:rsidR="00444865" w:rsidRPr="007E042D" w14:paraId="4C76B358" w14:textId="77777777" w:rsidTr="5200F8BC">
        <w:tc>
          <w:tcPr>
            <w:tcW w:w="4531" w:type="dxa"/>
          </w:tcPr>
          <w:p w14:paraId="582DCC78" w14:textId="52A00E32" w:rsidR="00444865" w:rsidRPr="007E042D" w:rsidRDefault="00566A17">
            <w:pPr>
              <w:autoSpaceDE w:val="0"/>
              <w:autoSpaceDN w:val="0"/>
              <w:adjustRightInd w:val="0"/>
              <w:rPr>
                <w:rFonts w:ascii="Corbel" w:hAnsi="Corbel" w:cstheme="minorHAnsi"/>
                <w:sz w:val="20"/>
              </w:rPr>
            </w:pPr>
            <w:sdt>
              <w:sdtPr>
                <w:rPr>
                  <w:rFonts w:ascii="Corbel" w:hAnsi="Corbel"/>
                  <w:sz w:val="20"/>
                  <w:szCs w:val="20"/>
                </w:rPr>
                <w:id w:val="246240835"/>
                <w:placeholder>
                  <w:docPart w:val="7B6A0FF39D6445CE8E9FE05F475DAF81"/>
                </w:placeholder>
                <w:showingPlcHdr/>
                <w:text/>
              </w:sdtPr>
              <w:sdtEndPr/>
              <w:sdtContent>
                <w:r w:rsidR="00444865" w:rsidRPr="007E042D">
                  <w:rPr>
                    <w:rStyle w:val="Platshllartext"/>
                    <w:rFonts w:ascii="Corbel" w:hAnsi="Corbel"/>
                    <w:sz w:val="20"/>
                    <w:szCs w:val="20"/>
                  </w:rPr>
                  <w:t>Klicka eller tryck här för att ange text.</w:t>
                </w:r>
              </w:sdtContent>
            </w:sdt>
          </w:p>
        </w:tc>
        <w:tc>
          <w:tcPr>
            <w:tcW w:w="4531" w:type="dxa"/>
          </w:tcPr>
          <w:p w14:paraId="700A0BE1" w14:textId="7A129416" w:rsidR="00444865" w:rsidRPr="007E042D" w:rsidRDefault="00444865">
            <w:pPr>
              <w:autoSpaceDE w:val="0"/>
              <w:autoSpaceDN w:val="0"/>
              <w:adjustRightInd w:val="0"/>
              <w:rPr>
                <w:rFonts w:ascii="Corbel" w:hAnsi="Corbel"/>
              </w:rPr>
            </w:pPr>
            <w:r w:rsidRPr="007E042D">
              <w:rPr>
                <w:rFonts w:ascii="Corbel" w:hAnsi="Corbel"/>
              </w:rPr>
              <w:t xml:space="preserve">SEK: </w:t>
            </w:r>
            <w:sdt>
              <w:sdtPr>
                <w:rPr>
                  <w:rFonts w:ascii="Corbel" w:hAnsi="Corbel"/>
                  <w:sz w:val="20"/>
                  <w:szCs w:val="20"/>
                </w:rPr>
                <w:id w:val="807050566"/>
                <w:placeholder>
                  <w:docPart w:val="8AAB6A06322F4D22B0A80121D1334056"/>
                </w:placeholder>
                <w:showingPlcHdr/>
                <w:text/>
              </w:sdtPr>
              <w:sdtEndPr/>
              <w:sdtContent>
                <w:r w:rsidRPr="007E042D">
                  <w:rPr>
                    <w:rStyle w:val="Platshllartext"/>
                    <w:rFonts w:ascii="Corbel" w:hAnsi="Corbel"/>
                    <w:sz w:val="20"/>
                    <w:szCs w:val="20"/>
                  </w:rPr>
                  <w:t>Klicka eller tryck här för att ange text.</w:t>
                </w:r>
              </w:sdtContent>
            </w:sdt>
          </w:p>
        </w:tc>
      </w:tr>
    </w:tbl>
    <w:p w14:paraId="486C2847" w14:textId="77777777" w:rsidR="00444865" w:rsidRPr="007E042D" w:rsidRDefault="00444865" w:rsidP="00444865">
      <w:pPr>
        <w:rPr>
          <w:rFonts w:ascii="Corbel" w:hAnsi="Corbel"/>
        </w:rPr>
      </w:pPr>
    </w:p>
    <w:p w14:paraId="2200A462" w14:textId="11214EFA" w:rsidR="00AC2D29" w:rsidRPr="007E042D" w:rsidRDefault="00631B8E" w:rsidP="00631B8E">
      <w:pPr>
        <w:pStyle w:val="Rubrik1"/>
        <w:rPr>
          <w:rFonts w:ascii="Corbel" w:hAnsi="Corbel"/>
        </w:rPr>
      </w:pPr>
      <w:r w:rsidRPr="007E042D">
        <w:rPr>
          <w:rFonts w:ascii="Corbel" w:hAnsi="Corbel"/>
        </w:rPr>
        <w:t>10.Ramavtalsleverantör</w:t>
      </w:r>
    </w:p>
    <w:p w14:paraId="70457A81" w14:textId="77777777" w:rsidR="00D726C0" w:rsidRPr="007E042D" w:rsidRDefault="00D726C0" w:rsidP="00D726C0">
      <w:pPr>
        <w:pStyle w:val="Kommentarer"/>
        <w:rPr>
          <w:rFonts w:ascii="Corbel" w:hAnsi="Corbel"/>
          <w:i/>
          <w:iCs/>
          <w:sz w:val="22"/>
        </w:rPr>
      </w:pPr>
      <w:r w:rsidRPr="007E042D">
        <w:rPr>
          <w:rFonts w:ascii="Corbel" w:hAnsi="Corbel"/>
          <w:i/>
          <w:iCs/>
          <w:sz w:val="22"/>
        </w:rPr>
        <w:t>[</w:t>
      </w:r>
      <w:r w:rsidRPr="007E042D">
        <w:rPr>
          <w:rFonts w:ascii="Corbel" w:hAnsi="Corbel"/>
          <w:b/>
          <w:bCs/>
          <w:i/>
          <w:iCs/>
          <w:sz w:val="22"/>
        </w:rPr>
        <w:t>Anvisning:</w:t>
      </w:r>
      <w:r w:rsidRPr="007E042D">
        <w:rPr>
          <w:rFonts w:ascii="Corbel" w:hAnsi="Corbel"/>
          <w:i/>
          <w:iCs/>
          <w:sz w:val="22"/>
        </w:rPr>
        <w:t xml:space="preserve"> Fylls i av leverantören.] </w:t>
      </w:r>
    </w:p>
    <w:tbl>
      <w:tblPr>
        <w:tblStyle w:val="Tabellrutnt"/>
        <w:tblW w:w="9588" w:type="dxa"/>
        <w:tblLook w:val="04A0" w:firstRow="1" w:lastRow="0" w:firstColumn="1" w:lastColumn="0" w:noHBand="0" w:noVBand="1"/>
      </w:tblPr>
      <w:tblGrid>
        <w:gridCol w:w="5382"/>
        <w:gridCol w:w="4206"/>
      </w:tblGrid>
      <w:tr w:rsidR="001E73E9" w:rsidRPr="007E042D" w14:paraId="6E58F137" w14:textId="77777777" w:rsidTr="5200F8BC">
        <w:trPr>
          <w:trHeight w:val="497"/>
        </w:trPr>
        <w:tc>
          <w:tcPr>
            <w:tcW w:w="5382" w:type="dxa"/>
          </w:tcPr>
          <w:p w14:paraId="5210ED6B" w14:textId="70E38BBA" w:rsidR="001E73E9" w:rsidRPr="007E042D" w:rsidRDefault="001E73E9">
            <w:pPr>
              <w:rPr>
                <w:rFonts w:ascii="Corbel" w:hAnsi="Corbel" w:cs="Calibri"/>
                <w:b/>
                <w:color w:val="000000" w:themeColor="text1"/>
              </w:rPr>
            </w:pPr>
            <w:bookmarkStart w:id="29" w:name="_Hlk88816482"/>
            <w:r w:rsidRPr="007E042D">
              <w:rPr>
                <w:rFonts w:ascii="Corbel" w:hAnsi="Corbel" w:cs="Calibri"/>
                <w:b/>
                <w:color w:val="000000" w:themeColor="text1"/>
              </w:rPr>
              <w:t>Leverantör</w:t>
            </w:r>
            <w:r w:rsidR="00AA1A0D" w:rsidRPr="007E042D">
              <w:rPr>
                <w:rFonts w:ascii="Corbel" w:hAnsi="Corbel" w:cs="Calibri"/>
                <w:b/>
                <w:color w:val="000000" w:themeColor="text1"/>
              </w:rPr>
              <w:t>:</w:t>
            </w:r>
          </w:p>
          <w:sdt>
            <w:sdtPr>
              <w:rPr>
                <w:rFonts w:ascii="Corbel" w:hAnsi="Corbel" w:cs="Calibri"/>
                <w:b/>
              </w:rPr>
              <w:alias w:val="Välj Leverantör"/>
              <w:tag w:val="Välj Leverantör"/>
              <w:id w:val="-1811856465"/>
              <w:placeholder>
                <w:docPart w:val="9C8A428BE91A4E1187DC881B0AF616AE"/>
              </w:placeholder>
              <w:showingPlcHdr/>
              <w:comboBox>
                <w:listItem w:value="Välj ett objekt."/>
                <w:listItem w:displayText="Advania Sverige AB" w:value="Advania Sverige AB"/>
                <w:listItem w:displayText="Atea Sverige AB" w:value="Atea Sverige AB"/>
                <w:listItem w:displayText="Bmore IT AB" w:value="Bmore IT AB"/>
                <w:listItem w:displayText="Dustin Sverige AB" w:value="Dustin Sverige AB"/>
                <w:listItem w:displayText="Foxway Education AB" w:value="Foxway Education AB"/>
                <w:listItem w:displayText="Real Time Solutions AB" w:value="Real Time Solutions AB"/>
              </w:comboBox>
            </w:sdtPr>
            <w:sdtEndPr/>
            <w:sdtContent>
              <w:p w14:paraId="6E70F3FD" w14:textId="1D174888" w:rsidR="001E73E9" w:rsidRPr="007E042D" w:rsidRDefault="005534CB">
                <w:pPr>
                  <w:rPr>
                    <w:rFonts w:ascii="Corbel" w:hAnsi="Corbel" w:cs="Calibri"/>
                    <w:b/>
                  </w:rPr>
                </w:pPr>
                <w:r w:rsidRPr="007E042D">
                  <w:rPr>
                    <w:rStyle w:val="Platshllartext"/>
                    <w:rFonts w:ascii="Corbel" w:hAnsi="Corbel"/>
                  </w:rPr>
                  <w:t>Välj Leverantör.</w:t>
                </w:r>
              </w:p>
            </w:sdtContent>
          </w:sdt>
        </w:tc>
        <w:tc>
          <w:tcPr>
            <w:tcW w:w="4206" w:type="dxa"/>
          </w:tcPr>
          <w:p w14:paraId="7CB9FAB0" w14:textId="23E49E0C" w:rsidR="001E73E9" w:rsidRPr="007E042D" w:rsidRDefault="001E73E9" w:rsidP="001E73E9">
            <w:pPr>
              <w:rPr>
                <w:rFonts w:ascii="Corbel" w:hAnsi="Corbel" w:cs="Calibri"/>
                <w:b/>
              </w:rPr>
            </w:pPr>
            <w:r w:rsidRPr="007E042D">
              <w:rPr>
                <w:rFonts w:ascii="Corbel" w:hAnsi="Corbel" w:cs="Calibri"/>
                <w:b/>
              </w:rPr>
              <w:t>Organisationsnummer</w:t>
            </w:r>
            <w:r w:rsidR="00AA1A0D" w:rsidRPr="007E042D">
              <w:rPr>
                <w:rFonts w:ascii="Corbel" w:hAnsi="Corbel" w:cs="Calibri"/>
                <w:b/>
              </w:rPr>
              <w:t>:</w:t>
            </w:r>
          </w:p>
          <w:sdt>
            <w:sdtPr>
              <w:rPr>
                <w:rStyle w:val="Platshllartext"/>
                <w:rFonts w:ascii="Corbel" w:hAnsi="Corbel" w:cs="Calibri"/>
              </w:rPr>
              <w:id w:val="-455332004"/>
              <w:placeholder>
                <w:docPart w:val="6F2B4ABC627C49D791F5355B64E74B16"/>
              </w:placeholder>
              <w:showingPlcHdr/>
            </w:sdtPr>
            <w:sdtEndPr>
              <w:rPr>
                <w:rStyle w:val="Platshllartext"/>
              </w:rPr>
            </w:sdtEndPr>
            <w:sdtContent>
              <w:p w14:paraId="72D4F21B" w14:textId="05D32A0D" w:rsidR="001E73E9" w:rsidRPr="007E042D" w:rsidRDefault="6AA0EBA9" w:rsidP="001E73E9">
                <w:pPr>
                  <w:rPr>
                    <w:rFonts w:ascii="Corbel" w:hAnsi="Corbel"/>
                  </w:rPr>
                </w:pPr>
                <w:r w:rsidRPr="007E042D">
                  <w:rPr>
                    <w:rStyle w:val="Platshllartext"/>
                    <w:rFonts w:ascii="Corbel" w:hAnsi="Corbel" w:cs="Calibri"/>
                  </w:rPr>
                  <w:t>Klicka eller tryck här för att ange text.</w:t>
                </w:r>
              </w:p>
            </w:sdtContent>
          </w:sdt>
        </w:tc>
      </w:tr>
      <w:tr w:rsidR="001E73E9" w:rsidRPr="007E042D" w14:paraId="43C85758" w14:textId="77777777" w:rsidTr="5200F8BC">
        <w:trPr>
          <w:trHeight w:val="510"/>
        </w:trPr>
        <w:tc>
          <w:tcPr>
            <w:tcW w:w="5382" w:type="dxa"/>
          </w:tcPr>
          <w:p w14:paraId="0177FF40" w14:textId="2F01E9DB" w:rsidR="001E73E9" w:rsidRPr="007E042D" w:rsidRDefault="00AA1A0D" w:rsidP="001E73E9">
            <w:pPr>
              <w:rPr>
                <w:rFonts w:ascii="Corbel" w:hAnsi="Corbel" w:cs="Calibri"/>
                <w:b/>
              </w:rPr>
            </w:pPr>
            <w:r w:rsidRPr="007E042D">
              <w:rPr>
                <w:rFonts w:ascii="Corbel" w:hAnsi="Corbel" w:cs="Calibri"/>
                <w:b/>
              </w:rPr>
              <w:t>Adress:</w:t>
            </w:r>
          </w:p>
          <w:sdt>
            <w:sdtPr>
              <w:rPr>
                <w:rFonts w:ascii="Corbel" w:hAnsi="Corbel" w:cs="Calibri"/>
                <w:b/>
              </w:rPr>
              <w:id w:val="537866497"/>
              <w:placeholder>
                <w:docPart w:val="EC5D9D3F249745CEB621F9CDE4F32115"/>
              </w:placeholder>
              <w:showingPlcHdr/>
            </w:sdtPr>
            <w:sdtEndPr/>
            <w:sdtContent>
              <w:p w14:paraId="30F3532C" w14:textId="7387F79D" w:rsidR="001E73E9" w:rsidRPr="007E042D" w:rsidRDefault="6AA0EBA9" w:rsidP="001E73E9">
                <w:pPr>
                  <w:rPr>
                    <w:rFonts w:ascii="Corbel" w:hAnsi="Corbel"/>
                  </w:rPr>
                </w:pPr>
                <w:r w:rsidRPr="007E042D">
                  <w:rPr>
                    <w:rStyle w:val="Platshllartext"/>
                    <w:rFonts w:ascii="Corbel" w:hAnsi="Corbel" w:cs="Calibri"/>
                  </w:rPr>
                  <w:t>Klicka eller tryck här för att ange text.</w:t>
                </w:r>
              </w:p>
            </w:sdtContent>
          </w:sdt>
        </w:tc>
        <w:tc>
          <w:tcPr>
            <w:tcW w:w="4206" w:type="dxa"/>
          </w:tcPr>
          <w:p w14:paraId="75DEC0EB" w14:textId="65FCC932" w:rsidR="001E73E9" w:rsidRPr="007E042D" w:rsidRDefault="00AA1A0D" w:rsidP="001E73E9">
            <w:pPr>
              <w:rPr>
                <w:rFonts w:ascii="Corbel" w:hAnsi="Corbel"/>
                <w:b/>
              </w:rPr>
            </w:pPr>
            <w:r w:rsidRPr="007E042D">
              <w:rPr>
                <w:rFonts w:ascii="Corbel" w:hAnsi="Corbel"/>
                <w:b/>
              </w:rPr>
              <w:t>Postadress:</w:t>
            </w:r>
          </w:p>
          <w:p w14:paraId="552D3EA0" w14:textId="7D9BDB66" w:rsidR="001E73E9" w:rsidRPr="007E042D" w:rsidRDefault="00566A17" w:rsidP="001E73E9">
            <w:pPr>
              <w:rPr>
                <w:rFonts w:ascii="Corbel" w:hAnsi="Corbel"/>
                <w:b/>
                <w:bCs/>
              </w:rPr>
            </w:pPr>
            <w:sdt>
              <w:sdtPr>
                <w:rPr>
                  <w:rStyle w:val="Platshllartext"/>
                  <w:rFonts w:ascii="Corbel" w:hAnsi="Corbel" w:cs="Calibri"/>
                </w:rPr>
                <w:id w:val="963927792"/>
                <w:placeholder>
                  <w:docPart w:val="56DEF7516F15408F88FCB9A6B426E11F"/>
                </w:placeholder>
                <w:showingPlcHdr/>
              </w:sdtPr>
              <w:sdtEndPr>
                <w:rPr>
                  <w:rStyle w:val="Platshllartext"/>
                </w:rPr>
              </w:sdtEndPr>
              <w:sdtContent>
                <w:r w:rsidR="001E73E9" w:rsidRPr="007E042D">
                  <w:rPr>
                    <w:rStyle w:val="Platshllartext"/>
                    <w:rFonts w:ascii="Corbel" w:hAnsi="Corbel" w:cs="Calibri"/>
                  </w:rPr>
                  <w:t>Klicka eller tryck här för att ange text.</w:t>
                </w:r>
              </w:sdtContent>
            </w:sdt>
          </w:p>
        </w:tc>
      </w:tr>
      <w:bookmarkEnd w:id="29"/>
      <w:tr w:rsidR="001E73E9" w:rsidRPr="007E042D" w14:paraId="17F82D1F" w14:textId="77777777" w:rsidTr="5200F8BC">
        <w:trPr>
          <w:trHeight w:val="510"/>
        </w:trPr>
        <w:tc>
          <w:tcPr>
            <w:tcW w:w="5382" w:type="dxa"/>
          </w:tcPr>
          <w:p w14:paraId="3B4D49E7" w14:textId="777548E7" w:rsidR="001E73E9" w:rsidRPr="007E042D" w:rsidRDefault="001E73E9" w:rsidP="001E73E9">
            <w:pPr>
              <w:rPr>
                <w:rFonts w:ascii="Corbel" w:hAnsi="Corbel" w:cs="Calibri"/>
                <w:b/>
                <w:color w:val="000000" w:themeColor="text1"/>
              </w:rPr>
            </w:pPr>
            <w:r w:rsidRPr="007E042D">
              <w:rPr>
                <w:rFonts w:ascii="Corbel" w:hAnsi="Corbel" w:cs="Calibri"/>
                <w:b/>
                <w:color w:val="000000" w:themeColor="text1"/>
              </w:rPr>
              <w:t>Kontaktperson</w:t>
            </w:r>
            <w:r w:rsidR="00AA1A0D" w:rsidRPr="007E042D">
              <w:rPr>
                <w:rFonts w:ascii="Corbel" w:hAnsi="Corbel" w:cs="Calibri"/>
                <w:b/>
                <w:color w:val="000000" w:themeColor="text1"/>
              </w:rPr>
              <w:t>:</w:t>
            </w:r>
          </w:p>
          <w:p w14:paraId="5AA988EE" w14:textId="1F18E60E" w:rsidR="001E73E9" w:rsidRPr="007E042D" w:rsidRDefault="00566A17" w:rsidP="001E73E9">
            <w:pPr>
              <w:rPr>
                <w:rFonts w:ascii="Corbel" w:hAnsi="Corbel" w:cs="Calibri"/>
                <w:b/>
                <w:color w:val="000000" w:themeColor="text1"/>
              </w:rPr>
            </w:pPr>
            <w:sdt>
              <w:sdtPr>
                <w:rPr>
                  <w:rFonts w:ascii="Corbel" w:hAnsi="Corbel"/>
                </w:rPr>
                <w:id w:val="1013034237"/>
                <w:placeholder>
                  <w:docPart w:val="DCAAE3EE92B54198A11AB03C133B9C3B"/>
                </w:placeholder>
                <w:showingPlcHdr/>
              </w:sdtPr>
              <w:sdtEndPr/>
              <w:sdtContent>
                <w:r w:rsidR="001E73E9" w:rsidRPr="007E042D">
                  <w:rPr>
                    <w:rStyle w:val="Platshllartext"/>
                    <w:rFonts w:ascii="Corbel" w:hAnsi="Corbel"/>
                  </w:rPr>
                  <w:t>Klicka eller tryck här för att ange text.</w:t>
                </w:r>
              </w:sdtContent>
            </w:sdt>
          </w:p>
        </w:tc>
        <w:tc>
          <w:tcPr>
            <w:tcW w:w="4206" w:type="dxa"/>
          </w:tcPr>
          <w:p w14:paraId="38CD1A6D" w14:textId="66694E09" w:rsidR="001E73E9" w:rsidRPr="007E042D" w:rsidRDefault="00AA1A0D" w:rsidP="001E73E9">
            <w:pPr>
              <w:rPr>
                <w:rFonts w:ascii="Corbel" w:hAnsi="Corbel"/>
                <w:b/>
                <w:bCs/>
              </w:rPr>
            </w:pPr>
            <w:r w:rsidRPr="007E042D">
              <w:rPr>
                <w:rFonts w:ascii="Corbel" w:hAnsi="Corbel"/>
                <w:b/>
                <w:bCs/>
              </w:rPr>
              <w:t>E</w:t>
            </w:r>
            <w:r w:rsidR="001E73E9" w:rsidRPr="007E042D">
              <w:rPr>
                <w:rFonts w:ascii="Corbel" w:hAnsi="Corbel"/>
                <w:b/>
                <w:bCs/>
              </w:rPr>
              <w:t>-post</w:t>
            </w:r>
            <w:r w:rsidRPr="007E042D">
              <w:rPr>
                <w:rFonts w:ascii="Corbel" w:hAnsi="Corbel"/>
                <w:b/>
                <w:bCs/>
              </w:rPr>
              <w:t>:</w:t>
            </w:r>
          </w:p>
          <w:p w14:paraId="0201BE8F" w14:textId="2F7B9BAB" w:rsidR="001E73E9" w:rsidRPr="007E042D" w:rsidRDefault="00566A17" w:rsidP="001E73E9">
            <w:pPr>
              <w:rPr>
                <w:rFonts w:ascii="Corbel" w:hAnsi="Corbel"/>
                <w:b/>
                <w:bCs/>
              </w:rPr>
            </w:pPr>
            <w:sdt>
              <w:sdtPr>
                <w:rPr>
                  <w:rFonts w:ascii="Corbel" w:hAnsi="Corbel"/>
                </w:rPr>
                <w:id w:val="686722434"/>
                <w:placeholder>
                  <w:docPart w:val="FE8FF8E2DED445BB86C9C6901AF4781D"/>
                </w:placeholder>
                <w:showingPlcHdr/>
              </w:sdtPr>
              <w:sdtEndPr/>
              <w:sdtContent>
                <w:r w:rsidR="001E73E9" w:rsidRPr="007E042D">
                  <w:rPr>
                    <w:rStyle w:val="Platshllartext"/>
                    <w:rFonts w:ascii="Corbel" w:hAnsi="Corbel"/>
                  </w:rPr>
                  <w:t>Klicka eller tryck här för att ange text.</w:t>
                </w:r>
              </w:sdtContent>
            </w:sdt>
          </w:p>
        </w:tc>
      </w:tr>
      <w:tr w:rsidR="001E73E9" w:rsidRPr="007E042D" w14:paraId="185E688A" w14:textId="77777777" w:rsidTr="5200F8BC">
        <w:trPr>
          <w:trHeight w:val="510"/>
        </w:trPr>
        <w:tc>
          <w:tcPr>
            <w:tcW w:w="5382" w:type="dxa"/>
          </w:tcPr>
          <w:p w14:paraId="19AA158E" w14:textId="697AB7A8" w:rsidR="001E73E9" w:rsidRPr="007E042D" w:rsidRDefault="001E73E9" w:rsidP="001E73E9">
            <w:pPr>
              <w:rPr>
                <w:rFonts w:ascii="Corbel" w:hAnsi="Corbel" w:cs="Calibri"/>
                <w:b/>
                <w:color w:val="000000" w:themeColor="text1"/>
              </w:rPr>
            </w:pPr>
            <w:r w:rsidRPr="007E042D">
              <w:rPr>
                <w:rFonts w:ascii="Corbel" w:hAnsi="Corbel" w:cs="Calibri"/>
                <w:b/>
                <w:color w:val="000000" w:themeColor="text1"/>
              </w:rPr>
              <w:t>Telefonnummer</w:t>
            </w:r>
            <w:r w:rsidR="00AA1A0D" w:rsidRPr="007E042D">
              <w:rPr>
                <w:rFonts w:ascii="Corbel" w:hAnsi="Corbel" w:cs="Calibri"/>
                <w:b/>
                <w:color w:val="000000" w:themeColor="text1"/>
              </w:rPr>
              <w:t>:</w:t>
            </w:r>
          </w:p>
          <w:p w14:paraId="39277479" w14:textId="2D09ABDF" w:rsidR="001E73E9" w:rsidRPr="007E042D" w:rsidRDefault="00566A17" w:rsidP="001E73E9">
            <w:pPr>
              <w:rPr>
                <w:rFonts w:ascii="Corbel" w:hAnsi="Corbel" w:cs="Calibri"/>
                <w:b/>
                <w:color w:val="000000" w:themeColor="text1"/>
              </w:rPr>
            </w:pPr>
            <w:sdt>
              <w:sdtPr>
                <w:rPr>
                  <w:rFonts w:ascii="Corbel" w:hAnsi="Corbel"/>
                </w:rPr>
                <w:id w:val="289945398"/>
                <w:placeholder>
                  <w:docPart w:val="EB45FA82B9324B9E82A0A6F9DA8835C4"/>
                </w:placeholder>
                <w:showingPlcHdr/>
              </w:sdtPr>
              <w:sdtEndPr/>
              <w:sdtContent>
                <w:r w:rsidR="001E73E9" w:rsidRPr="007E042D">
                  <w:rPr>
                    <w:rStyle w:val="Platshllartext"/>
                    <w:rFonts w:ascii="Corbel" w:hAnsi="Corbel"/>
                  </w:rPr>
                  <w:t>Klicka eller tryck här för att ange text.</w:t>
                </w:r>
              </w:sdtContent>
            </w:sdt>
          </w:p>
        </w:tc>
        <w:tc>
          <w:tcPr>
            <w:tcW w:w="4206" w:type="dxa"/>
          </w:tcPr>
          <w:p w14:paraId="67B7EAC9" w14:textId="2DBF6180" w:rsidR="001E73E9" w:rsidRPr="007E042D" w:rsidRDefault="001E73E9" w:rsidP="001E73E9">
            <w:pPr>
              <w:rPr>
                <w:rFonts w:ascii="Corbel" w:hAnsi="Corbel" w:cs="Calibri"/>
                <w:b/>
              </w:rPr>
            </w:pPr>
            <w:r w:rsidRPr="007E042D">
              <w:rPr>
                <w:rFonts w:ascii="Corbel" w:hAnsi="Corbel" w:cs="Calibri"/>
                <w:b/>
              </w:rPr>
              <w:t>Telefonnummer växel</w:t>
            </w:r>
            <w:r w:rsidR="00AA1A0D" w:rsidRPr="007E042D">
              <w:rPr>
                <w:rFonts w:ascii="Corbel" w:hAnsi="Corbel" w:cs="Calibri"/>
                <w:b/>
              </w:rPr>
              <w:t>:</w:t>
            </w:r>
          </w:p>
          <w:p w14:paraId="39AC0C3E" w14:textId="75FF3D98" w:rsidR="001E73E9" w:rsidRPr="007E042D" w:rsidRDefault="00566A17" w:rsidP="001E73E9">
            <w:pPr>
              <w:rPr>
                <w:rFonts w:ascii="Corbel" w:hAnsi="Corbel"/>
                <w:b/>
                <w:bCs/>
              </w:rPr>
            </w:pPr>
            <w:sdt>
              <w:sdtPr>
                <w:rPr>
                  <w:rFonts w:ascii="Corbel" w:hAnsi="Corbel"/>
                </w:rPr>
                <w:id w:val="1639997369"/>
                <w:placeholder>
                  <w:docPart w:val="62D9FB72E6AF481DA7A3602FDFF903CF"/>
                </w:placeholder>
                <w:showingPlcHdr/>
              </w:sdtPr>
              <w:sdtEndPr/>
              <w:sdtContent>
                <w:r w:rsidR="001E73E9" w:rsidRPr="007E042D">
                  <w:rPr>
                    <w:rStyle w:val="Platshllartext"/>
                    <w:rFonts w:ascii="Corbel" w:hAnsi="Corbel"/>
                  </w:rPr>
                  <w:t>Klicka eller tryck här för att ange text.</w:t>
                </w:r>
              </w:sdtContent>
            </w:sdt>
          </w:p>
        </w:tc>
      </w:tr>
    </w:tbl>
    <w:p w14:paraId="45DF7608" w14:textId="77777777" w:rsidR="00D726C0" w:rsidRPr="007E042D" w:rsidRDefault="00D726C0" w:rsidP="00D726C0">
      <w:pPr>
        <w:rPr>
          <w:rFonts w:ascii="Corbel" w:hAnsi="Corbel"/>
        </w:rPr>
      </w:pPr>
    </w:p>
    <w:p w14:paraId="4111B7A0" w14:textId="77777777" w:rsidR="005534CB" w:rsidRPr="007E042D" w:rsidRDefault="005534CB" w:rsidP="005534CB">
      <w:pPr>
        <w:rPr>
          <w:rFonts w:ascii="Corbel" w:hAnsi="Corbel"/>
        </w:rPr>
      </w:pPr>
      <w:r w:rsidRPr="007E042D">
        <w:rPr>
          <w:rFonts w:ascii="Corbel" w:hAnsi="Corbel"/>
        </w:rPr>
        <w:t>Eventuell underleverantör som anlitas för uppdraget:</w:t>
      </w:r>
      <w:r w:rsidRPr="007E042D">
        <w:rPr>
          <w:rFonts w:ascii="Corbel" w:eastAsia="Corbel" w:hAnsi="Corbel" w:cs="Corbel"/>
        </w:rPr>
        <w:t xml:space="preserve"> </w:t>
      </w:r>
    </w:p>
    <w:tbl>
      <w:tblPr>
        <w:tblStyle w:val="Tabellrutnt"/>
        <w:tblW w:w="9588" w:type="dxa"/>
        <w:tblLook w:val="04A0" w:firstRow="1" w:lastRow="0" w:firstColumn="1" w:lastColumn="0" w:noHBand="0" w:noVBand="1"/>
      </w:tblPr>
      <w:tblGrid>
        <w:gridCol w:w="5382"/>
        <w:gridCol w:w="4206"/>
      </w:tblGrid>
      <w:tr w:rsidR="005534CB" w:rsidRPr="007E042D" w14:paraId="4BD29F79" w14:textId="77777777" w:rsidTr="5200F8BC">
        <w:trPr>
          <w:trHeight w:val="497"/>
        </w:trPr>
        <w:tc>
          <w:tcPr>
            <w:tcW w:w="5382" w:type="dxa"/>
          </w:tcPr>
          <w:p w14:paraId="232DCCDD" w14:textId="49FE2119" w:rsidR="005534CB" w:rsidRPr="007E042D" w:rsidRDefault="005534CB">
            <w:pPr>
              <w:rPr>
                <w:rFonts w:ascii="Corbel" w:hAnsi="Corbel" w:cs="Calibri"/>
                <w:b/>
                <w:color w:val="000000" w:themeColor="text1"/>
              </w:rPr>
            </w:pPr>
            <w:r w:rsidRPr="007E042D">
              <w:rPr>
                <w:rFonts w:ascii="Corbel" w:hAnsi="Corbel" w:cs="Calibri"/>
                <w:b/>
                <w:color w:val="000000" w:themeColor="text1"/>
              </w:rPr>
              <w:t>Företagsnamn</w:t>
            </w:r>
            <w:r w:rsidR="00AA1A0D" w:rsidRPr="007E042D">
              <w:rPr>
                <w:rFonts w:ascii="Corbel" w:hAnsi="Corbel" w:cs="Calibri"/>
                <w:b/>
                <w:color w:val="000000" w:themeColor="text1"/>
              </w:rPr>
              <w:t>:</w:t>
            </w:r>
          </w:p>
          <w:p w14:paraId="2F18F63B" w14:textId="561EFAA1" w:rsidR="005534CB" w:rsidRPr="007E042D" w:rsidRDefault="00566A17">
            <w:pPr>
              <w:rPr>
                <w:rFonts w:ascii="Corbel" w:hAnsi="Corbel" w:cs="Calibri"/>
                <w:b/>
              </w:rPr>
            </w:pPr>
            <w:sdt>
              <w:sdtPr>
                <w:rPr>
                  <w:rFonts w:ascii="Corbel" w:hAnsi="Corbel"/>
                </w:rPr>
                <w:id w:val="1240131711"/>
                <w:placeholder>
                  <w:docPart w:val="EF706D7978F648EA804A21B9DAF5926B"/>
                </w:placeholder>
                <w:showingPlcHdr/>
              </w:sdtPr>
              <w:sdtEndPr/>
              <w:sdtContent>
                <w:r w:rsidR="005534CB" w:rsidRPr="007E042D">
                  <w:rPr>
                    <w:rStyle w:val="Platshllartext"/>
                    <w:rFonts w:ascii="Corbel" w:hAnsi="Corbel"/>
                  </w:rPr>
                  <w:t>Klicka eller tryck här för att ange text.</w:t>
                </w:r>
              </w:sdtContent>
            </w:sdt>
          </w:p>
        </w:tc>
        <w:tc>
          <w:tcPr>
            <w:tcW w:w="4206" w:type="dxa"/>
          </w:tcPr>
          <w:p w14:paraId="6BAAF4E5" w14:textId="220C3947" w:rsidR="005534CB" w:rsidRPr="007E042D" w:rsidRDefault="005534CB">
            <w:pPr>
              <w:rPr>
                <w:rFonts w:ascii="Corbel" w:hAnsi="Corbel" w:cs="Calibri"/>
                <w:b/>
              </w:rPr>
            </w:pPr>
            <w:r w:rsidRPr="007E042D">
              <w:rPr>
                <w:rFonts w:ascii="Corbel" w:hAnsi="Corbel" w:cs="Calibri"/>
                <w:b/>
              </w:rPr>
              <w:t>Organisationsnummer</w:t>
            </w:r>
            <w:r w:rsidR="00AA1A0D" w:rsidRPr="007E042D">
              <w:rPr>
                <w:rFonts w:ascii="Corbel" w:hAnsi="Corbel" w:cs="Calibri"/>
                <w:b/>
              </w:rPr>
              <w:t>:</w:t>
            </w:r>
          </w:p>
          <w:sdt>
            <w:sdtPr>
              <w:rPr>
                <w:rStyle w:val="Platshllartext"/>
                <w:rFonts w:ascii="Corbel" w:hAnsi="Corbel" w:cs="Calibri"/>
              </w:rPr>
              <w:id w:val="1718632954"/>
              <w:placeholder>
                <w:docPart w:val="160C091D6C8F403DB0EF13BDACF7AAD6"/>
              </w:placeholder>
              <w:showingPlcHdr/>
            </w:sdtPr>
            <w:sdtEndPr>
              <w:rPr>
                <w:rStyle w:val="Platshllartext"/>
              </w:rPr>
            </w:sdtEndPr>
            <w:sdtContent>
              <w:p w14:paraId="1881EFA1" w14:textId="77777777" w:rsidR="005534CB" w:rsidRPr="007E042D" w:rsidRDefault="005534CB">
                <w:pPr>
                  <w:rPr>
                    <w:rFonts w:ascii="Corbel" w:hAnsi="Corbel"/>
                  </w:rPr>
                </w:pPr>
                <w:r w:rsidRPr="007E042D">
                  <w:rPr>
                    <w:rStyle w:val="Platshllartext"/>
                    <w:rFonts w:ascii="Corbel" w:hAnsi="Corbel" w:cs="Calibri"/>
                  </w:rPr>
                  <w:t>Klicka eller tryck här för att ange text.</w:t>
                </w:r>
              </w:p>
            </w:sdtContent>
          </w:sdt>
        </w:tc>
      </w:tr>
      <w:tr w:rsidR="005534CB" w:rsidRPr="007E042D" w14:paraId="2CEDC908" w14:textId="77777777" w:rsidTr="5200F8BC">
        <w:trPr>
          <w:trHeight w:val="510"/>
        </w:trPr>
        <w:tc>
          <w:tcPr>
            <w:tcW w:w="5382" w:type="dxa"/>
          </w:tcPr>
          <w:p w14:paraId="6CF442A3" w14:textId="3548A0C9" w:rsidR="005534CB" w:rsidRPr="007E042D" w:rsidRDefault="005534CB" w:rsidP="005534CB">
            <w:pPr>
              <w:rPr>
                <w:rFonts w:ascii="Corbel" w:hAnsi="Corbel" w:cs="Calibri"/>
                <w:b/>
                <w:color w:val="000000" w:themeColor="text1"/>
              </w:rPr>
            </w:pPr>
            <w:r w:rsidRPr="007E042D">
              <w:rPr>
                <w:rFonts w:ascii="Corbel" w:hAnsi="Corbel" w:cs="Calibri"/>
                <w:b/>
                <w:color w:val="000000" w:themeColor="text1"/>
              </w:rPr>
              <w:t>Kontaktperson</w:t>
            </w:r>
            <w:r w:rsidR="00AA1A0D" w:rsidRPr="007E042D">
              <w:rPr>
                <w:rFonts w:ascii="Corbel" w:hAnsi="Corbel" w:cs="Calibri"/>
                <w:b/>
                <w:color w:val="000000" w:themeColor="text1"/>
              </w:rPr>
              <w:t>:</w:t>
            </w:r>
          </w:p>
          <w:sdt>
            <w:sdtPr>
              <w:rPr>
                <w:rFonts w:ascii="Corbel" w:hAnsi="Corbel" w:cs="Calibri"/>
                <w:b/>
              </w:rPr>
              <w:id w:val="1594129839"/>
              <w:placeholder>
                <w:docPart w:val="3468B11DF1ED4431813C7B83A14990B5"/>
              </w:placeholder>
              <w:showingPlcHdr/>
            </w:sdtPr>
            <w:sdtEndPr/>
            <w:sdtContent>
              <w:p w14:paraId="3545A2BE" w14:textId="77777777" w:rsidR="005534CB" w:rsidRPr="007E042D" w:rsidRDefault="005534CB">
                <w:pPr>
                  <w:rPr>
                    <w:rFonts w:ascii="Corbel" w:hAnsi="Corbel"/>
                  </w:rPr>
                </w:pPr>
                <w:r w:rsidRPr="007E042D">
                  <w:rPr>
                    <w:rStyle w:val="Platshllartext"/>
                    <w:rFonts w:ascii="Corbel" w:hAnsi="Corbel" w:cs="Calibri"/>
                  </w:rPr>
                  <w:t>Klicka eller tryck här för att ange text.</w:t>
                </w:r>
              </w:p>
            </w:sdtContent>
          </w:sdt>
        </w:tc>
        <w:tc>
          <w:tcPr>
            <w:tcW w:w="4206" w:type="dxa"/>
          </w:tcPr>
          <w:p w14:paraId="4B812226" w14:textId="6982A4DF" w:rsidR="005534CB" w:rsidRPr="007E042D" w:rsidRDefault="00AA1A0D">
            <w:pPr>
              <w:rPr>
                <w:rFonts w:ascii="Corbel" w:hAnsi="Corbel"/>
                <w:b/>
              </w:rPr>
            </w:pPr>
            <w:r w:rsidRPr="007E042D">
              <w:rPr>
                <w:rFonts w:ascii="Corbel" w:hAnsi="Corbel"/>
                <w:b/>
              </w:rPr>
              <w:t>Telefonnummer och e-post:</w:t>
            </w:r>
          </w:p>
          <w:p w14:paraId="3407DE74" w14:textId="77777777" w:rsidR="005534CB" w:rsidRPr="007E042D" w:rsidRDefault="00566A17">
            <w:pPr>
              <w:rPr>
                <w:rFonts w:ascii="Corbel" w:hAnsi="Corbel"/>
                <w:b/>
                <w:bCs/>
              </w:rPr>
            </w:pPr>
            <w:sdt>
              <w:sdtPr>
                <w:rPr>
                  <w:rStyle w:val="Platshllartext"/>
                  <w:rFonts w:ascii="Corbel" w:hAnsi="Corbel" w:cs="Calibri"/>
                </w:rPr>
                <w:id w:val="87131543"/>
                <w:placeholder>
                  <w:docPart w:val="69CCF7FA1BD14858832D3650460ECE75"/>
                </w:placeholder>
                <w:showingPlcHdr/>
              </w:sdtPr>
              <w:sdtEndPr>
                <w:rPr>
                  <w:rStyle w:val="Platshllartext"/>
                </w:rPr>
              </w:sdtEndPr>
              <w:sdtContent>
                <w:r w:rsidR="005534CB" w:rsidRPr="007E042D">
                  <w:rPr>
                    <w:rStyle w:val="Platshllartext"/>
                    <w:rFonts w:ascii="Corbel" w:hAnsi="Corbel" w:cs="Calibri"/>
                  </w:rPr>
                  <w:t>Klicka eller tryck här för att ange text.</w:t>
                </w:r>
              </w:sdtContent>
            </w:sdt>
          </w:p>
        </w:tc>
      </w:tr>
    </w:tbl>
    <w:p w14:paraId="09DEEA8D" w14:textId="07B339AF" w:rsidR="00DA7E29" w:rsidRPr="007E042D" w:rsidRDefault="00DA7E29" w:rsidP="00DA7E29">
      <w:pPr>
        <w:rPr>
          <w:rFonts w:ascii="Corbel" w:hAnsi="Corbel"/>
        </w:rPr>
      </w:pPr>
    </w:p>
    <w:tbl>
      <w:tblPr>
        <w:tblStyle w:val="Tabellrutnt"/>
        <w:tblW w:w="9493" w:type="dxa"/>
        <w:tblLook w:val="04A0" w:firstRow="1" w:lastRow="0" w:firstColumn="1" w:lastColumn="0" w:noHBand="0" w:noVBand="1"/>
      </w:tblPr>
      <w:tblGrid>
        <w:gridCol w:w="9493"/>
      </w:tblGrid>
      <w:tr w:rsidR="004001B7" w:rsidRPr="007E042D" w14:paraId="6A7324F9" w14:textId="77777777">
        <w:trPr>
          <w:trHeight w:val="785"/>
        </w:trPr>
        <w:tc>
          <w:tcPr>
            <w:tcW w:w="9493" w:type="dxa"/>
          </w:tcPr>
          <w:p w14:paraId="450B4A3B" w14:textId="7DA8B025" w:rsidR="004001B7" w:rsidRPr="007E042D" w:rsidRDefault="004001B7">
            <w:pPr>
              <w:rPr>
                <w:rFonts w:ascii="Corbel" w:hAnsi="Corbel"/>
                <w:b/>
                <w:bCs/>
              </w:rPr>
            </w:pPr>
            <w:r w:rsidRPr="007E042D">
              <w:rPr>
                <w:rFonts w:ascii="Corbel" w:hAnsi="Corbel"/>
                <w:b/>
                <w:bCs/>
              </w:rPr>
              <w:t xml:space="preserve">Bilagor till </w:t>
            </w:r>
            <w:r w:rsidR="00072715" w:rsidRPr="007E042D">
              <w:rPr>
                <w:rFonts w:ascii="Corbel" w:hAnsi="Corbel"/>
                <w:b/>
                <w:bCs/>
              </w:rPr>
              <w:t>anbud</w:t>
            </w:r>
            <w:r w:rsidRPr="007E042D">
              <w:rPr>
                <w:rFonts w:ascii="Corbel" w:hAnsi="Corbel"/>
                <w:b/>
                <w:bCs/>
              </w:rPr>
              <w:t xml:space="preserve">: </w:t>
            </w:r>
          </w:p>
          <w:p w14:paraId="5D2B8AA8" w14:textId="77777777" w:rsidR="004001B7" w:rsidRPr="007E042D" w:rsidRDefault="00566A17">
            <w:pPr>
              <w:rPr>
                <w:rFonts w:ascii="Corbel" w:hAnsi="Corbel"/>
                <w:b/>
                <w:bCs/>
              </w:rPr>
            </w:pPr>
            <w:sdt>
              <w:sdtPr>
                <w:rPr>
                  <w:rFonts w:ascii="Corbel" w:hAnsi="Corbel"/>
                </w:rPr>
                <w:id w:val="-1636405024"/>
                <w:placeholder>
                  <w:docPart w:val="10CFFF5B0D3B44E29854F496C5BE7FB8"/>
                </w:placeholder>
                <w:showingPlcHdr/>
              </w:sdtPr>
              <w:sdtEndPr/>
              <w:sdtContent>
                <w:r w:rsidR="004001B7" w:rsidRPr="007E042D">
                  <w:rPr>
                    <w:rStyle w:val="Platshllartext"/>
                    <w:rFonts w:ascii="Corbel" w:hAnsi="Corbel"/>
                  </w:rPr>
                  <w:t>Klicka eller tryck här för att ange text.</w:t>
                </w:r>
              </w:sdtContent>
            </w:sdt>
          </w:p>
        </w:tc>
      </w:tr>
    </w:tbl>
    <w:p w14:paraId="01B89698" w14:textId="6E945D8A" w:rsidR="004001B7" w:rsidRPr="007E042D" w:rsidRDefault="004001B7" w:rsidP="00DA7E29">
      <w:pPr>
        <w:rPr>
          <w:rFonts w:ascii="Corbel" w:hAnsi="Corbel"/>
        </w:rPr>
      </w:pPr>
    </w:p>
    <w:p w14:paraId="5CD982AA" w14:textId="6B5016A5" w:rsidR="0020154F" w:rsidRPr="007E042D" w:rsidRDefault="0049347E" w:rsidP="007C43DC">
      <w:pPr>
        <w:pStyle w:val="Rubrik1"/>
      </w:pPr>
      <w:r w:rsidRPr="007E042D">
        <w:t xml:space="preserve"> </w:t>
      </w:r>
      <w:r w:rsidR="000A4745" w:rsidRPr="007E042D">
        <w:t xml:space="preserve">11. </w:t>
      </w:r>
      <w:r w:rsidR="0020154F" w:rsidRPr="007E042D">
        <w:rPr>
          <w:rFonts w:ascii="Corbel" w:hAnsi="Corbel"/>
        </w:rPr>
        <w:t>Bilagor till avropsförfrågan</w:t>
      </w:r>
    </w:p>
    <w:p w14:paraId="1F76A7AD" w14:textId="77777777" w:rsidR="0020154F" w:rsidRPr="007E042D" w:rsidRDefault="0020154F" w:rsidP="0020154F">
      <w:pPr>
        <w:rPr>
          <w:rFonts w:ascii="Corbel" w:hAnsi="Corbel"/>
        </w:rPr>
      </w:pPr>
      <w:r w:rsidRPr="007E042D">
        <w:rPr>
          <w:rFonts w:ascii="Corbel" w:hAnsi="Corbel"/>
        </w:rPr>
        <w:t>Bilaga [X] – Utkast till kontrakt</w:t>
      </w:r>
    </w:p>
    <w:p w14:paraId="260B4B40" w14:textId="77777777" w:rsidR="0020154F" w:rsidRPr="007E042D" w:rsidRDefault="0020154F" w:rsidP="0020154F">
      <w:pPr>
        <w:rPr>
          <w:rFonts w:ascii="Corbel" w:hAnsi="Corbel"/>
        </w:rPr>
      </w:pPr>
      <w:r w:rsidRPr="007E042D">
        <w:rPr>
          <w:rFonts w:ascii="Corbel" w:hAnsi="Corbel"/>
        </w:rPr>
        <w:t>Bilaga [Y] – Allmänna kontraktsvillkor (inkl. eventuella preciseringar)</w:t>
      </w:r>
    </w:p>
    <w:p w14:paraId="6EF58E26" w14:textId="2D6246A5" w:rsidR="0020154F" w:rsidRPr="00011DDD" w:rsidRDefault="0020154F" w:rsidP="0020154F">
      <w:pPr>
        <w:rPr>
          <w:rFonts w:ascii="Corbel" w:hAnsi="Corbel"/>
        </w:rPr>
      </w:pPr>
      <w:r w:rsidRPr="007E042D">
        <w:rPr>
          <w:rFonts w:ascii="Corbel" w:hAnsi="Corbel"/>
        </w:rPr>
        <w:t>Bilaga [</w:t>
      </w:r>
      <w:r w:rsidR="00AF20AD" w:rsidRPr="007E042D">
        <w:rPr>
          <w:rFonts w:ascii="Corbel" w:hAnsi="Corbel"/>
        </w:rPr>
        <w:t>Z</w:t>
      </w:r>
      <w:r w:rsidRPr="007E042D">
        <w:rPr>
          <w:rFonts w:ascii="Corbel" w:hAnsi="Corbel"/>
        </w:rPr>
        <w:t>] - Utkast till Personuppgiftsbiträdesavtal</w:t>
      </w:r>
    </w:p>
    <w:p w14:paraId="4CD5734A" w14:textId="77777777" w:rsidR="0020154F" w:rsidRPr="00011DDD" w:rsidRDefault="0020154F" w:rsidP="00DA7E29">
      <w:pPr>
        <w:rPr>
          <w:rFonts w:ascii="Corbel" w:hAnsi="Corbel"/>
        </w:rPr>
      </w:pPr>
    </w:p>
    <w:sectPr w:rsidR="0020154F" w:rsidRPr="00011DD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97801"/>
    <w:multiLevelType w:val="multilevel"/>
    <w:tmpl w:val="966C4D6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5355FB"/>
    <w:multiLevelType w:val="multilevel"/>
    <w:tmpl w:val="B08EB9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9D21CE"/>
    <w:multiLevelType w:val="multilevel"/>
    <w:tmpl w:val="261ED784"/>
    <w:lvl w:ilvl="0">
      <w:start w:val="3"/>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CEC6261"/>
    <w:multiLevelType w:val="hybridMultilevel"/>
    <w:tmpl w:val="BCB278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0FF7D362"/>
    <w:multiLevelType w:val="multilevel"/>
    <w:tmpl w:val="3058F556"/>
    <w:lvl w:ilvl="0">
      <w:start w:val="2"/>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10721FAB"/>
    <w:multiLevelType w:val="hybridMultilevel"/>
    <w:tmpl w:val="FEC2F244"/>
    <w:lvl w:ilvl="0" w:tplc="52B2F920">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20D0FE29"/>
    <w:multiLevelType w:val="hybridMultilevel"/>
    <w:tmpl w:val="F6E2EECA"/>
    <w:lvl w:ilvl="0" w:tplc="4AAC4126">
      <w:start w:val="1"/>
      <w:numFmt w:val="bullet"/>
      <w:lvlText w:val=""/>
      <w:lvlJc w:val="left"/>
      <w:pPr>
        <w:ind w:left="720" w:hanging="360"/>
      </w:pPr>
      <w:rPr>
        <w:rFonts w:ascii="Symbol" w:hAnsi="Symbol" w:hint="default"/>
      </w:rPr>
    </w:lvl>
    <w:lvl w:ilvl="1" w:tplc="A6269294">
      <w:start w:val="1"/>
      <w:numFmt w:val="bullet"/>
      <w:lvlText w:val="o"/>
      <w:lvlJc w:val="left"/>
      <w:pPr>
        <w:ind w:left="1440" w:hanging="360"/>
      </w:pPr>
      <w:rPr>
        <w:rFonts w:ascii="Courier New" w:hAnsi="Courier New" w:hint="default"/>
      </w:rPr>
    </w:lvl>
    <w:lvl w:ilvl="2" w:tplc="E43C76A4">
      <w:start w:val="1"/>
      <w:numFmt w:val="bullet"/>
      <w:lvlText w:val=""/>
      <w:lvlJc w:val="left"/>
      <w:pPr>
        <w:ind w:left="2160" w:hanging="360"/>
      </w:pPr>
      <w:rPr>
        <w:rFonts w:ascii="Wingdings" w:hAnsi="Wingdings" w:hint="default"/>
      </w:rPr>
    </w:lvl>
    <w:lvl w:ilvl="3" w:tplc="1646BC64">
      <w:start w:val="1"/>
      <w:numFmt w:val="bullet"/>
      <w:lvlText w:val=""/>
      <w:lvlJc w:val="left"/>
      <w:pPr>
        <w:ind w:left="2880" w:hanging="360"/>
      </w:pPr>
      <w:rPr>
        <w:rFonts w:ascii="Symbol" w:hAnsi="Symbol" w:hint="default"/>
      </w:rPr>
    </w:lvl>
    <w:lvl w:ilvl="4" w:tplc="FF3673B2">
      <w:start w:val="1"/>
      <w:numFmt w:val="bullet"/>
      <w:lvlText w:val="o"/>
      <w:lvlJc w:val="left"/>
      <w:pPr>
        <w:ind w:left="3600" w:hanging="360"/>
      </w:pPr>
      <w:rPr>
        <w:rFonts w:ascii="Courier New" w:hAnsi="Courier New" w:hint="default"/>
      </w:rPr>
    </w:lvl>
    <w:lvl w:ilvl="5" w:tplc="D88865C2">
      <w:start w:val="1"/>
      <w:numFmt w:val="bullet"/>
      <w:lvlText w:val=""/>
      <w:lvlJc w:val="left"/>
      <w:pPr>
        <w:ind w:left="4320" w:hanging="360"/>
      </w:pPr>
      <w:rPr>
        <w:rFonts w:ascii="Wingdings" w:hAnsi="Wingdings" w:hint="default"/>
      </w:rPr>
    </w:lvl>
    <w:lvl w:ilvl="6" w:tplc="3BE8A388">
      <w:start w:val="1"/>
      <w:numFmt w:val="bullet"/>
      <w:lvlText w:val=""/>
      <w:lvlJc w:val="left"/>
      <w:pPr>
        <w:ind w:left="5040" w:hanging="360"/>
      </w:pPr>
      <w:rPr>
        <w:rFonts w:ascii="Symbol" w:hAnsi="Symbol" w:hint="default"/>
      </w:rPr>
    </w:lvl>
    <w:lvl w:ilvl="7" w:tplc="233E4AB0">
      <w:start w:val="1"/>
      <w:numFmt w:val="bullet"/>
      <w:lvlText w:val="o"/>
      <w:lvlJc w:val="left"/>
      <w:pPr>
        <w:ind w:left="5760" w:hanging="360"/>
      </w:pPr>
      <w:rPr>
        <w:rFonts w:ascii="Courier New" w:hAnsi="Courier New" w:hint="default"/>
      </w:rPr>
    </w:lvl>
    <w:lvl w:ilvl="8" w:tplc="DAE66C74">
      <w:start w:val="1"/>
      <w:numFmt w:val="bullet"/>
      <w:lvlText w:val=""/>
      <w:lvlJc w:val="left"/>
      <w:pPr>
        <w:ind w:left="6480" w:hanging="360"/>
      </w:pPr>
      <w:rPr>
        <w:rFonts w:ascii="Wingdings" w:hAnsi="Wingdings" w:hint="default"/>
      </w:rPr>
    </w:lvl>
  </w:abstractNum>
  <w:abstractNum w:abstractNumId="7" w15:restartNumberingAfterBreak="0">
    <w:nsid w:val="24382EEF"/>
    <w:multiLevelType w:val="hybridMultilevel"/>
    <w:tmpl w:val="8F065484"/>
    <w:lvl w:ilvl="0" w:tplc="644E7008">
      <w:start w:val="1"/>
      <w:numFmt w:val="decimal"/>
      <w:lvlText w:val="6.%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2C54440A"/>
    <w:multiLevelType w:val="hybridMultilevel"/>
    <w:tmpl w:val="D586209C"/>
    <w:lvl w:ilvl="0" w:tplc="35DCAF78">
      <w:start w:val="1"/>
      <w:numFmt w:val="decimal"/>
      <w:lvlText w:val="4.%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2CE34E50"/>
    <w:multiLevelType w:val="multilevel"/>
    <w:tmpl w:val="530453F8"/>
    <w:lvl w:ilvl="0">
      <w:start w:val="4"/>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0" w15:restartNumberingAfterBreak="0">
    <w:nsid w:val="336D8AC1"/>
    <w:multiLevelType w:val="hybridMultilevel"/>
    <w:tmpl w:val="3B3E4208"/>
    <w:lvl w:ilvl="0" w:tplc="BB02F4FA">
      <w:start w:val="1"/>
      <w:numFmt w:val="bullet"/>
      <w:lvlText w:val=""/>
      <w:lvlJc w:val="left"/>
      <w:pPr>
        <w:ind w:left="720" w:hanging="360"/>
      </w:pPr>
      <w:rPr>
        <w:rFonts w:ascii="Symbol" w:hAnsi="Symbol" w:hint="default"/>
      </w:rPr>
    </w:lvl>
    <w:lvl w:ilvl="1" w:tplc="A192EB9C">
      <w:start w:val="1"/>
      <w:numFmt w:val="bullet"/>
      <w:lvlText w:val="o"/>
      <w:lvlJc w:val="left"/>
      <w:pPr>
        <w:ind w:left="1440" w:hanging="360"/>
      </w:pPr>
      <w:rPr>
        <w:rFonts w:ascii="Courier New" w:hAnsi="Courier New" w:hint="default"/>
      </w:rPr>
    </w:lvl>
    <w:lvl w:ilvl="2" w:tplc="3E549E56">
      <w:start w:val="1"/>
      <w:numFmt w:val="bullet"/>
      <w:lvlText w:val=""/>
      <w:lvlJc w:val="left"/>
      <w:pPr>
        <w:ind w:left="2160" w:hanging="360"/>
      </w:pPr>
      <w:rPr>
        <w:rFonts w:ascii="Wingdings" w:hAnsi="Wingdings" w:hint="default"/>
      </w:rPr>
    </w:lvl>
    <w:lvl w:ilvl="3" w:tplc="EFCC206E">
      <w:start w:val="1"/>
      <w:numFmt w:val="bullet"/>
      <w:lvlText w:val=""/>
      <w:lvlJc w:val="left"/>
      <w:pPr>
        <w:ind w:left="2880" w:hanging="360"/>
      </w:pPr>
      <w:rPr>
        <w:rFonts w:ascii="Symbol" w:hAnsi="Symbol" w:hint="default"/>
      </w:rPr>
    </w:lvl>
    <w:lvl w:ilvl="4" w:tplc="6658D2CA">
      <w:start w:val="1"/>
      <w:numFmt w:val="bullet"/>
      <w:lvlText w:val="o"/>
      <w:lvlJc w:val="left"/>
      <w:pPr>
        <w:ind w:left="3600" w:hanging="360"/>
      </w:pPr>
      <w:rPr>
        <w:rFonts w:ascii="Courier New" w:hAnsi="Courier New" w:hint="default"/>
      </w:rPr>
    </w:lvl>
    <w:lvl w:ilvl="5" w:tplc="15E68540">
      <w:start w:val="1"/>
      <w:numFmt w:val="bullet"/>
      <w:lvlText w:val=""/>
      <w:lvlJc w:val="left"/>
      <w:pPr>
        <w:ind w:left="4320" w:hanging="360"/>
      </w:pPr>
      <w:rPr>
        <w:rFonts w:ascii="Wingdings" w:hAnsi="Wingdings" w:hint="default"/>
      </w:rPr>
    </w:lvl>
    <w:lvl w:ilvl="6" w:tplc="5532CEB4">
      <w:start w:val="1"/>
      <w:numFmt w:val="bullet"/>
      <w:lvlText w:val=""/>
      <w:lvlJc w:val="left"/>
      <w:pPr>
        <w:ind w:left="5040" w:hanging="360"/>
      </w:pPr>
      <w:rPr>
        <w:rFonts w:ascii="Symbol" w:hAnsi="Symbol" w:hint="default"/>
      </w:rPr>
    </w:lvl>
    <w:lvl w:ilvl="7" w:tplc="7EFAAB7C">
      <w:start w:val="1"/>
      <w:numFmt w:val="bullet"/>
      <w:lvlText w:val="o"/>
      <w:lvlJc w:val="left"/>
      <w:pPr>
        <w:ind w:left="5760" w:hanging="360"/>
      </w:pPr>
      <w:rPr>
        <w:rFonts w:ascii="Courier New" w:hAnsi="Courier New" w:hint="default"/>
      </w:rPr>
    </w:lvl>
    <w:lvl w:ilvl="8" w:tplc="65E8E4BE">
      <w:start w:val="1"/>
      <w:numFmt w:val="bullet"/>
      <w:lvlText w:val=""/>
      <w:lvlJc w:val="left"/>
      <w:pPr>
        <w:ind w:left="6480" w:hanging="360"/>
      </w:pPr>
      <w:rPr>
        <w:rFonts w:ascii="Wingdings" w:hAnsi="Wingdings" w:hint="default"/>
      </w:rPr>
    </w:lvl>
  </w:abstractNum>
  <w:abstractNum w:abstractNumId="11" w15:restartNumberingAfterBreak="0">
    <w:nsid w:val="33CEF1DF"/>
    <w:multiLevelType w:val="multilevel"/>
    <w:tmpl w:val="11F8C1E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2" w15:restartNumberingAfterBreak="0">
    <w:nsid w:val="3436467F"/>
    <w:multiLevelType w:val="multilevel"/>
    <w:tmpl w:val="8A3CB67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9E9627A"/>
    <w:multiLevelType w:val="multilevel"/>
    <w:tmpl w:val="5BCA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A201931"/>
    <w:multiLevelType w:val="hybridMultilevel"/>
    <w:tmpl w:val="F9304206"/>
    <w:lvl w:ilvl="0" w:tplc="F2C86AD8">
      <w:start w:val="1"/>
      <w:numFmt w:val="decimal"/>
      <w:lvlText w:val="3.%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3F8A3985"/>
    <w:multiLevelType w:val="hybridMultilevel"/>
    <w:tmpl w:val="FEF48E1E"/>
    <w:lvl w:ilvl="0" w:tplc="B9FEE588">
      <w:start w:val="1"/>
      <w:numFmt w:val="bullet"/>
      <w:lvlText w:val=""/>
      <w:lvlJc w:val="left"/>
      <w:pPr>
        <w:ind w:left="720" w:hanging="360"/>
      </w:pPr>
      <w:rPr>
        <w:rFonts w:ascii="Symbol" w:hAnsi="Symbol" w:hint="default"/>
      </w:rPr>
    </w:lvl>
    <w:lvl w:ilvl="1" w:tplc="291EBF9A">
      <w:start w:val="1"/>
      <w:numFmt w:val="bullet"/>
      <w:lvlText w:val="o"/>
      <w:lvlJc w:val="left"/>
      <w:pPr>
        <w:ind w:left="1440" w:hanging="360"/>
      </w:pPr>
      <w:rPr>
        <w:rFonts w:ascii="Courier New" w:hAnsi="Courier New" w:hint="default"/>
      </w:rPr>
    </w:lvl>
    <w:lvl w:ilvl="2" w:tplc="022253E2">
      <w:start w:val="1"/>
      <w:numFmt w:val="bullet"/>
      <w:lvlText w:val=""/>
      <w:lvlJc w:val="left"/>
      <w:pPr>
        <w:ind w:left="2160" w:hanging="360"/>
      </w:pPr>
      <w:rPr>
        <w:rFonts w:ascii="Wingdings" w:hAnsi="Wingdings" w:hint="default"/>
      </w:rPr>
    </w:lvl>
    <w:lvl w:ilvl="3" w:tplc="9940C332">
      <w:start w:val="1"/>
      <w:numFmt w:val="bullet"/>
      <w:lvlText w:val=""/>
      <w:lvlJc w:val="left"/>
      <w:pPr>
        <w:ind w:left="2880" w:hanging="360"/>
      </w:pPr>
      <w:rPr>
        <w:rFonts w:ascii="Symbol" w:hAnsi="Symbol" w:hint="default"/>
      </w:rPr>
    </w:lvl>
    <w:lvl w:ilvl="4" w:tplc="CA5E0030">
      <w:start w:val="1"/>
      <w:numFmt w:val="bullet"/>
      <w:lvlText w:val="o"/>
      <w:lvlJc w:val="left"/>
      <w:pPr>
        <w:ind w:left="3600" w:hanging="360"/>
      </w:pPr>
      <w:rPr>
        <w:rFonts w:ascii="Courier New" w:hAnsi="Courier New" w:hint="default"/>
      </w:rPr>
    </w:lvl>
    <w:lvl w:ilvl="5" w:tplc="69E01850">
      <w:start w:val="1"/>
      <w:numFmt w:val="bullet"/>
      <w:lvlText w:val=""/>
      <w:lvlJc w:val="left"/>
      <w:pPr>
        <w:ind w:left="4320" w:hanging="360"/>
      </w:pPr>
      <w:rPr>
        <w:rFonts w:ascii="Wingdings" w:hAnsi="Wingdings" w:hint="default"/>
      </w:rPr>
    </w:lvl>
    <w:lvl w:ilvl="6" w:tplc="0C16FA26">
      <w:start w:val="1"/>
      <w:numFmt w:val="bullet"/>
      <w:lvlText w:val=""/>
      <w:lvlJc w:val="left"/>
      <w:pPr>
        <w:ind w:left="5040" w:hanging="360"/>
      </w:pPr>
      <w:rPr>
        <w:rFonts w:ascii="Symbol" w:hAnsi="Symbol" w:hint="default"/>
      </w:rPr>
    </w:lvl>
    <w:lvl w:ilvl="7" w:tplc="2DEE82B8">
      <w:start w:val="1"/>
      <w:numFmt w:val="bullet"/>
      <w:lvlText w:val="o"/>
      <w:lvlJc w:val="left"/>
      <w:pPr>
        <w:ind w:left="5760" w:hanging="360"/>
      </w:pPr>
      <w:rPr>
        <w:rFonts w:ascii="Courier New" w:hAnsi="Courier New" w:hint="default"/>
      </w:rPr>
    </w:lvl>
    <w:lvl w:ilvl="8" w:tplc="431A9506">
      <w:start w:val="1"/>
      <w:numFmt w:val="bullet"/>
      <w:lvlText w:val=""/>
      <w:lvlJc w:val="left"/>
      <w:pPr>
        <w:ind w:left="6480" w:hanging="360"/>
      </w:pPr>
      <w:rPr>
        <w:rFonts w:ascii="Wingdings" w:hAnsi="Wingdings" w:hint="default"/>
      </w:rPr>
    </w:lvl>
  </w:abstractNum>
  <w:abstractNum w:abstractNumId="16" w15:restartNumberingAfterBreak="0">
    <w:nsid w:val="40CD44F4"/>
    <w:multiLevelType w:val="hybridMultilevel"/>
    <w:tmpl w:val="3DB243A8"/>
    <w:lvl w:ilvl="0" w:tplc="BC2C83FE">
      <w:start w:val="10"/>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415C3AF8"/>
    <w:multiLevelType w:val="multilevel"/>
    <w:tmpl w:val="051C4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94219"/>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44944530"/>
    <w:multiLevelType w:val="hybridMultilevel"/>
    <w:tmpl w:val="184ECCF2"/>
    <w:lvl w:ilvl="0" w:tplc="E4EA83A8">
      <w:start w:val="1"/>
      <w:numFmt w:val="bullet"/>
      <w:lvlText w:val=""/>
      <w:lvlJc w:val="left"/>
      <w:pPr>
        <w:ind w:left="720" w:hanging="360"/>
      </w:pPr>
      <w:rPr>
        <w:rFonts w:ascii="Symbol" w:hAnsi="Symbol" w:hint="default"/>
      </w:rPr>
    </w:lvl>
    <w:lvl w:ilvl="1" w:tplc="41CEF3A8">
      <w:start w:val="1"/>
      <w:numFmt w:val="bullet"/>
      <w:lvlText w:val="o"/>
      <w:lvlJc w:val="left"/>
      <w:pPr>
        <w:ind w:left="1440" w:hanging="360"/>
      </w:pPr>
      <w:rPr>
        <w:rFonts w:ascii="Courier New" w:hAnsi="Courier New" w:hint="default"/>
      </w:rPr>
    </w:lvl>
    <w:lvl w:ilvl="2" w:tplc="3850D554">
      <w:start w:val="1"/>
      <w:numFmt w:val="bullet"/>
      <w:lvlText w:val=""/>
      <w:lvlJc w:val="left"/>
      <w:pPr>
        <w:ind w:left="2160" w:hanging="360"/>
      </w:pPr>
      <w:rPr>
        <w:rFonts w:ascii="Wingdings" w:hAnsi="Wingdings" w:hint="default"/>
      </w:rPr>
    </w:lvl>
    <w:lvl w:ilvl="3" w:tplc="91CEFA5C">
      <w:start w:val="1"/>
      <w:numFmt w:val="bullet"/>
      <w:lvlText w:val=""/>
      <w:lvlJc w:val="left"/>
      <w:pPr>
        <w:ind w:left="2880" w:hanging="360"/>
      </w:pPr>
      <w:rPr>
        <w:rFonts w:ascii="Symbol" w:hAnsi="Symbol" w:hint="default"/>
      </w:rPr>
    </w:lvl>
    <w:lvl w:ilvl="4" w:tplc="226E3E48">
      <w:start w:val="1"/>
      <w:numFmt w:val="bullet"/>
      <w:lvlText w:val="o"/>
      <w:lvlJc w:val="left"/>
      <w:pPr>
        <w:ind w:left="3600" w:hanging="360"/>
      </w:pPr>
      <w:rPr>
        <w:rFonts w:ascii="Courier New" w:hAnsi="Courier New" w:hint="default"/>
      </w:rPr>
    </w:lvl>
    <w:lvl w:ilvl="5" w:tplc="BC0CAAE4">
      <w:start w:val="1"/>
      <w:numFmt w:val="bullet"/>
      <w:lvlText w:val=""/>
      <w:lvlJc w:val="left"/>
      <w:pPr>
        <w:ind w:left="4320" w:hanging="360"/>
      </w:pPr>
      <w:rPr>
        <w:rFonts w:ascii="Wingdings" w:hAnsi="Wingdings" w:hint="default"/>
      </w:rPr>
    </w:lvl>
    <w:lvl w:ilvl="6" w:tplc="7D849320">
      <w:start w:val="1"/>
      <w:numFmt w:val="bullet"/>
      <w:lvlText w:val=""/>
      <w:lvlJc w:val="left"/>
      <w:pPr>
        <w:ind w:left="5040" w:hanging="360"/>
      </w:pPr>
      <w:rPr>
        <w:rFonts w:ascii="Symbol" w:hAnsi="Symbol" w:hint="default"/>
      </w:rPr>
    </w:lvl>
    <w:lvl w:ilvl="7" w:tplc="9546360C">
      <w:start w:val="1"/>
      <w:numFmt w:val="bullet"/>
      <w:lvlText w:val="o"/>
      <w:lvlJc w:val="left"/>
      <w:pPr>
        <w:ind w:left="5760" w:hanging="360"/>
      </w:pPr>
      <w:rPr>
        <w:rFonts w:ascii="Courier New" w:hAnsi="Courier New" w:hint="default"/>
      </w:rPr>
    </w:lvl>
    <w:lvl w:ilvl="8" w:tplc="C098F81C">
      <w:start w:val="1"/>
      <w:numFmt w:val="bullet"/>
      <w:lvlText w:val=""/>
      <w:lvlJc w:val="left"/>
      <w:pPr>
        <w:ind w:left="6480" w:hanging="360"/>
      </w:pPr>
      <w:rPr>
        <w:rFonts w:ascii="Wingdings" w:hAnsi="Wingdings" w:hint="default"/>
      </w:rPr>
    </w:lvl>
  </w:abstractNum>
  <w:abstractNum w:abstractNumId="20" w15:restartNumberingAfterBreak="0">
    <w:nsid w:val="46DD56A5"/>
    <w:multiLevelType w:val="hybridMultilevel"/>
    <w:tmpl w:val="B250289C"/>
    <w:lvl w:ilvl="0" w:tplc="52667186">
      <w:start w:val="1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F58C8C7"/>
    <w:multiLevelType w:val="multilevel"/>
    <w:tmpl w:val="75ACCFCA"/>
    <w:lvl w:ilvl="0">
      <w:start w:val="3"/>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51B2B047"/>
    <w:multiLevelType w:val="hybridMultilevel"/>
    <w:tmpl w:val="FFFFFFFF"/>
    <w:lvl w:ilvl="0" w:tplc="69344AB6">
      <w:start w:val="1"/>
      <w:numFmt w:val="bullet"/>
      <w:lvlText w:val=""/>
      <w:lvlJc w:val="left"/>
      <w:pPr>
        <w:ind w:left="720" w:hanging="360"/>
      </w:pPr>
      <w:rPr>
        <w:rFonts w:ascii="Symbol" w:hAnsi="Symbol" w:hint="default"/>
      </w:rPr>
    </w:lvl>
    <w:lvl w:ilvl="1" w:tplc="94ACF70A">
      <w:start w:val="1"/>
      <w:numFmt w:val="bullet"/>
      <w:lvlText w:val="o"/>
      <w:lvlJc w:val="left"/>
      <w:pPr>
        <w:ind w:left="1440" w:hanging="360"/>
      </w:pPr>
      <w:rPr>
        <w:rFonts w:ascii="Courier New" w:hAnsi="Courier New" w:hint="default"/>
      </w:rPr>
    </w:lvl>
    <w:lvl w:ilvl="2" w:tplc="D66A411A">
      <w:start w:val="1"/>
      <w:numFmt w:val="bullet"/>
      <w:lvlText w:val=""/>
      <w:lvlJc w:val="left"/>
      <w:pPr>
        <w:ind w:left="2160" w:hanging="360"/>
      </w:pPr>
      <w:rPr>
        <w:rFonts w:ascii="Symbol" w:hAnsi="Symbol" w:hint="default"/>
      </w:rPr>
    </w:lvl>
    <w:lvl w:ilvl="3" w:tplc="CCBCD412">
      <w:start w:val="1"/>
      <w:numFmt w:val="bullet"/>
      <w:lvlText w:val=""/>
      <w:lvlJc w:val="left"/>
      <w:pPr>
        <w:ind w:left="2880" w:hanging="360"/>
      </w:pPr>
      <w:rPr>
        <w:rFonts w:ascii="Symbol" w:hAnsi="Symbol" w:hint="default"/>
      </w:rPr>
    </w:lvl>
    <w:lvl w:ilvl="4" w:tplc="49C09DE6">
      <w:start w:val="1"/>
      <w:numFmt w:val="bullet"/>
      <w:lvlText w:val="o"/>
      <w:lvlJc w:val="left"/>
      <w:pPr>
        <w:ind w:left="3600" w:hanging="360"/>
      </w:pPr>
      <w:rPr>
        <w:rFonts w:ascii="Courier New" w:hAnsi="Courier New" w:hint="default"/>
      </w:rPr>
    </w:lvl>
    <w:lvl w:ilvl="5" w:tplc="F3CEEAC0">
      <w:start w:val="1"/>
      <w:numFmt w:val="bullet"/>
      <w:lvlText w:val=""/>
      <w:lvlJc w:val="left"/>
      <w:pPr>
        <w:ind w:left="4320" w:hanging="360"/>
      </w:pPr>
      <w:rPr>
        <w:rFonts w:ascii="Wingdings" w:hAnsi="Wingdings" w:hint="default"/>
      </w:rPr>
    </w:lvl>
    <w:lvl w:ilvl="6" w:tplc="4D3C8D6C">
      <w:start w:val="1"/>
      <w:numFmt w:val="bullet"/>
      <w:lvlText w:val=""/>
      <w:lvlJc w:val="left"/>
      <w:pPr>
        <w:ind w:left="5040" w:hanging="360"/>
      </w:pPr>
      <w:rPr>
        <w:rFonts w:ascii="Symbol" w:hAnsi="Symbol" w:hint="default"/>
      </w:rPr>
    </w:lvl>
    <w:lvl w:ilvl="7" w:tplc="F2FAE672">
      <w:start w:val="1"/>
      <w:numFmt w:val="bullet"/>
      <w:lvlText w:val="o"/>
      <w:lvlJc w:val="left"/>
      <w:pPr>
        <w:ind w:left="5760" w:hanging="360"/>
      </w:pPr>
      <w:rPr>
        <w:rFonts w:ascii="Courier New" w:hAnsi="Courier New" w:hint="default"/>
      </w:rPr>
    </w:lvl>
    <w:lvl w:ilvl="8" w:tplc="276E1314">
      <w:start w:val="1"/>
      <w:numFmt w:val="bullet"/>
      <w:lvlText w:val=""/>
      <w:lvlJc w:val="left"/>
      <w:pPr>
        <w:ind w:left="6480" w:hanging="360"/>
      </w:pPr>
      <w:rPr>
        <w:rFonts w:ascii="Wingdings" w:hAnsi="Wingdings" w:hint="default"/>
      </w:rPr>
    </w:lvl>
  </w:abstractNum>
  <w:abstractNum w:abstractNumId="23" w15:restartNumberingAfterBreak="0">
    <w:nsid w:val="53DE2315"/>
    <w:multiLevelType w:val="multilevel"/>
    <w:tmpl w:val="9A4E525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5276C13"/>
    <w:multiLevelType w:val="multilevel"/>
    <w:tmpl w:val="02C6DF3C"/>
    <w:lvl w:ilvl="0">
      <w:start w:val="6"/>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5" w15:restartNumberingAfterBreak="0">
    <w:nsid w:val="554E54ED"/>
    <w:multiLevelType w:val="multilevel"/>
    <w:tmpl w:val="B1C68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CAC21"/>
    <w:multiLevelType w:val="hybridMultilevel"/>
    <w:tmpl w:val="527843D4"/>
    <w:lvl w:ilvl="0" w:tplc="ACF00F52">
      <w:start w:val="1"/>
      <w:numFmt w:val="bullet"/>
      <w:lvlText w:val=""/>
      <w:lvlJc w:val="left"/>
      <w:pPr>
        <w:ind w:left="720" w:hanging="360"/>
      </w:pPr>
      <w:rPr>
        <w:rFonts w:ascii="Symbol" w:hAnsi="Symbol" w:hint="default"/>
      </w:rPr>
    </w:lvl>
    <w:lvl w:ilvl="1" w:tplc="229C23D4">
      <w:start w:val="1"/>
      <w:numFmt w:val="bullet"/>
      <w:lvlText w:val="o"/>
      <w:lvlJc w:val="left"/>
      <w:pPr>
        <w:ind w:left="1440" w:hanging="360"/>
      </w:pPr>
      <w:rPr>
        <w:rFonts w:ascii="Courier New" w:hAnsi="Courier New" w:hint="default"/>
      </w:rPr>
    </w:lvl>
    <w:lvl w:ilvl="2" w:tplc="F22AC4EE">
      <w:start w:val="1"/>
      <w:numFmt w:val="bullet"/>
      <w:lvlText w:val=""/>
      <w:lvlJc w:val="left"/>
      <w:pPr>
        <w:ind w:left="2160" w:hanging="360"/>
      </w:pPr>
      <w:rPr>
        <w:rFonts w:ascii="Wingdings" w:hAnsi="Wingdings" w:hint="default"/>
      </w:rPr>
    </w:lvl>
    <w:lvl w:ilvl="3" w:tplc="7F10FCC4">
      <w:start w:val="1"/>
      <w:numFmt w:val="bullet"/>
      <w:lvlText w:val=""/>
      <w:lvlJc w:val="left"/>
      <w:pPr>
        <w:ind w:left="2880" w:hanging="360"/>
      </w:pPr>
      <w:rPr>
        <w:rFonts w:ascii="Symbol" w:hAnsi="Symbol" w:hint="default"/>
      </w:rPr>
    </w:lvl>
    <w:lvl w:ilvl="4" w:tplc="90CA1A1E">
      <w:start w:val="1"/>
      <w:numFmt w:val="bullet"/>
      <w:lvlText w:val="o"/>
      <w:lvlJc w:val="left"/>
      <w:pPr>
        <w:ind w:left="3600" w:hanging="360"/>
      </w:pPr>
      <w:rPr>
        <w:rFonts w:ascii="Courier New" w:hAnsi="Courier New" w:hint="default"/>
      </w:rPr>
    </w:lvl>
    <w:lvl w:ilvl="5" w:tplc="582E41E4">
      <w:start w:val="1"/>
      <w:numFmt w:val="bullet"/>
      <w:lvlText w:val=""/>
      <w:lvlJc w:val="left"/>
      <w:pPr>
        <w:ind w:left="4320" w:hanging="360"/>
      </w:pPr>
      <w:rPr>
        <w:rFonts w:ascii="Wingdings" w:hAnsi="Wingdings" w:hint="default"/>
      </w:rPr>
    </w:lvl>
    <w:lvl w:ilvl="6" w:tplc="140C5AFC">
      <w:start w:val="1"/>
      <w:numFmt w:val="bullet"/>
      <w:lvlText w:val=""/>
      <w:lvlJc w:val="left"/>
      <w:pPr>
        <w:ind w:left="5040" w:hanging="360"/>
      </w:pPr>
      <w:rPr>
        <w:rFonts w:ascii="Symbol" w:hAnsi="Symbol" w:hint="default"/>
      </w:rPr>
    </w:lvl>
    <w:lvl w:ilvl="7" w:tplc="D0BA0C66">
      <w:start w:val="1"/>
      <w:numFmt w:val="bullet"/>
      <w:lvlText w:val="o"/>
      <w:lvlJc w:val="left"/>
      <w:pPr>
        <w:ind w:left="5760" w:hanging="360"/>
      </w:pPr>
      <w:rPr>
        <w:rFonts w:ascii="Courier New" w:hAnsi="Courier New" w:hint="default"/>
      </w:rPr>
    </w:lvl>
    <w:lvl w:ilvl="8" w:tplc="E3109EBA">
      <w:start w:val="1"/>
      <w:numFmt w:val="bullet"/>
      <w:lvlText w:val=""/>
      <w:lvlJc w:val="left"/>
      <w:pPr>
        <w:ind w:left="6480" w:hanging="360"/>
      </w:pPr>
      <w:rPr>
        <w:rFonts w:ascii="Wingdings" w:hAnsi="Wingdings" w:hint="default"/>
      </w:rPr>
    </w:lvl>
  </w:abstractNum>
  <w:abstractNum w:abstractNumId="27" w15:restartNumberingAfterBreak="0">
    <w:nsid w:val="567335FC"/>
    <w:multiLevelType w:val="hybridMultilevel"/>
    <w:tmpl w:val="AA529F5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8" w15:restartNumberingAfterBreak="0">
    <w:nsid w:val="5DCE6A8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1480351"/>
    <w:multiLevelType w:val="hybridMultilevel"/>
    <w:tmpl w:val="AA8EAEF6"/>
    <w:lvl w:ilvl="0" w:tplc="7E9EDE80">
      <w:start w:val="1"/>
      <w:numFmt w:val="bullet"/>
      <w:lvlText w:val=""/>
      <w:lvlJc w:val="left"/>
      <w:pPr>
        <w:ind w:left="720" w:hanging="360"/>
      </w:pPr>
      <w:rPr>
        <w:rFonts w:ascii="Symbol" w:hAnsi="Symbol" w:hint="default"/>
      </w:rPr>
    </w:lvl>
    <w:lvl w:ilvl="1" w:tplc="688896F0">
      <w:start w:val="1"/>
      <w:numFmt w:val="bullet"/>
      <w:lvlText w:val="o"/>
      <w:lvlJc w:val="left"/>
      <w:pPr>
        <w:ind w:left="1440" w:hanging="360"/>
      </w:pPr>
      <w:rPr>
        <w:rFonts w:ascii="Courier New" w:hAnsi="Courier New" w:hint="default"/>
      </w:rPr>
    </w:lvl>
    <w:lvl w:ilvl="2" w:tplc="093A575A">
      <w:start w:val="1"/>
      <w:numFmt w:val="bullet"/>
      <w:lvlText w:val=""/>
      <w:lvlJc w:val="left"/>
      <w:pPr>
        <w:ind w:left="2160" w:hanging="360"/>
      </w:pPr>
      <w:rPr>
        <w:rFonts w:ascii="Wingdings" w:hAnsi="Wingdings" w:hint="default"/>
      </w:rPr>
    </w:lvl>
    <w:lvl w:ilvl="3" w:tplc="92BE17EC">
      <w:start w:val="1"/>
      <w:numFmt w:val="bullet"/>
      <w:lvlText w:val=""/>
      <w:lvlJc w:val="left"/>
      <w:pPr>
        <w:ind w:left="2880" w:hanging="360"/>
      </w:pPr>
      <w:rPr>
        <w:rFonts w:ascii="Symbol" w:hAnsi="Symbol" w:hint="default"/>
      </w:rPr>
    </w:lvl>
    <w:lvl w:ilvl="4" w:tplc="3776F34A">
      <w:start w:val="1"/>
      <w:numFmt w:val="bullet"/>
      <w:lvlText w:val="o"/>
      <w:lvlJc w:val="left"/>
      <w:pPr>
        <w:ind w:left="3600" w:hanging="360"/>
      </w:pPr>
      <w:rPr>
        <w:rFonts w:ascii="Courier New" w:hAnsi="Courier New" w:hint="default"/>
      </w:rPr>
    </w:lvl>
    <w:lvl w:ilvl="5" w:tplc="0346152A">
      <w:start w:val="1"/>
      <w:numFmt w:val="bullet"/>
      <w:lvlText w:val=""/>
      <w:lvlJc w:val="left"/>
      <w:pPr>
        <w:ind w:left="4320" w:hanging="360"/>
      </w:pPr>
      <w:rPr>
        <w:rFonts w:ascii="Wingdings" w:hAnsi="Wingdings" w:hint="default"/>
      </w:rPr>
    </w:lvl>
    <w:lvl w:ilvl="6" w:tplc="6F822666">
      <w:start w:val="1"/>
      <w:numFmt w:val="bullet"/>
      <w:lvlText w:val=""/>
      <w:lvlJc w:val="left"/>
      <w:pPr>
        <w:ind w:left="5040" w:hanging="360"/>
      </w:pPr>
      <w:rPr>
        <w:rFonts w:ascii="Symbol" w:hAnsi="Symbol" w:hint="default"/>
      </w:rPr>
    </w:lvl>
    <w:lvl w:ilvl="7" w:tplc="65225194">
      <w:start w:val="1"/>
      <w:numFmt w:val="bullet"/>
      <w:lvlText w:val="o"/>
      <w:lvlJc w:val="left"/>
      <w:pPr>
        <w:ind w:left="5760" w:hanging="360"/>
      </w:pPr>
      <w:rPr>
        <w:rFonts w:ascii="Courier New" w:hAnsi="Courier New" w:hint="default"/>
      </w:rPr>
    </w:lvl>
    <w:lvl w:ilvl="8" w:tplc="FBE08E90">
      <w:start w:val="1"/>
      <w:numFmt w:val="bullet"/>
      <w:lvlText w:val=""/>
      <w:lvlJc w:val="left"/>
      <w:pPr>
        <w:ind w:left="6480" w:hanging="360"/>
      </w:pPr>
      <w:rPr>
        <w:rFonts w:ascii="Wingdings" w:hAnsi="Wingdings" w:hint="default"/>
      </w:rPr>
    </w:lvl>
  </w:abstractNum>
  <w:abstractNum w:abstractNumId="30" w15:restartNumberingAfterBreak="0">
    <w:nsid w:val="63257D92"/>
    <w:multiLevelType w:val="multilevel"/>
    <w:tmpl w:val="104EDB82"/>
    <w:lvl w:ilvl="0">
      <w:start w:val="5"/>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1" w15:restartNumberingAfterBreak="0">
    <w:nsid w:val="633F42AE"/>
    <w:multiLevelType w:val="hybridMultilevel"/>
    <w:tmpl w:val="BA28224E"/>
    <w:lvl w:ilvl="0" w:tplc="7374AC40">
      <w:start w:val="1"/>
      <w:numFmt w:val="decimal"/>
      <w:lvlText w:val="%15.1"/>
      <w:lvlJc w:val="left"/>
      <w:pPr>
        <w:ind w:left="720" w:hanging="360"/>
      </w:pPr>
      <w:rPr>
        <w:rFonts w:ascii="Corbel" w:hAnsi="Corbel"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2" w15:restartNumberingAfterBreak="0">
    <w:nsid w:val="6995367D"/>
    <w:multiLevelType w:val="hybridMultilevel"/>
    <w:tmpl w:val="0BE25CC2"/>
    <w:lvl w:ilvl="0" w:tplc="A6EE7624">
      <w:start w:val="1"/>
      <w:numFmt w:val="decimal"/>
      <w:lvlText w:val="5.%1"/>
      <w:lvlJc w:val="left"/>
      <w:pPr>
        <w:ind w:left="1080" w:hanging="360"/>
      </w:pPr>
      <w:rPr>
        <w:rFonts w:ascii="Corbel" w:hAnsi="Corbel" w:hint="default"/>
        <w:b w:val="0"/>
        <w:i w:val="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3" w15:restartNumberingAfterBreak="0">
    <w:nsid w:val="702630EF"/>
    <w:multiLevelType w:val="multilevel"/>
    <w:tmpl w:val="A10E1488"/>
    <w:lvl w:ilvl="0">
      <w:start w:val="3"/>
      <w:numFmt w:val="decimal"/>
      <w:lvlText w:val="%1"/>
      <w:lvlJc w:val="left"/>
      <w:pPr>
        <w:ind w:left="360" w:hanging="360"/>
      </w:pPr>
      <w:rPr>
        <w:rFonts w:hint="default"/>
      </w:rPr>
    </w:lvl>
    <w:lvl w:ilvl="1">
      <w:start w:val="1"/>
      <w:numFmt w:val="decimal"/>
      <w:lvlText w:val="3.%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4" w15:restartNumberingAfterBreak="0">
    <w:nsid w:val="77F70C9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A1FA3B5"/>
    <w:multiLevelType w:val="hybridMultilevel"/>
    <w:tmpl w:val="48B845AA"/>
    <w:lvl w:ilvl="0" w:tplc="1CA66736">
      <w:start w:val="1"/>
      <w:numFmt w:val="bullet"/>
      <w:lvlText w:val=""/>
      <w:lvlJc w:val="left"/>
      <w:pPr>
        <w:ind w:left="720" w:hanging="360"/>
      </w:pPr>
      <w:rPr>
        <w:rFonts w:ascii="Symbol" w:hAnsi="Symbol" w:hint="default"/>
      </w:rPr>
    </w:lvl>
    <w:lvl w:ilvl="1" w:tplc="F74E0E10">
      <w:start w:val="1"/>
      <w:numFmt w:val="bullet"/>
      <w:lvlText w:val="o"/>
      <w:lvlJc w:val="left"/>
      <w:pPr>
        <w:ind w:left="1440" w:hanging="360"/>
      </w:pPr>
      <w:rPr>
        <w:rFonts w:ascii="Courier New" w:hAnsi="Courier New" w:hint="default"/>
      </w:rPr>
    </w:lvl>
    <w:lvl w:ilvl="2" w:tplc="E9340654">
      <w:start w:val="1"/>
      <w:numFmt w:val="bullet"/>
      <w:lvlText w:val=""/>
      <w:lvlJc w:val="left"/>
      <w:pPr>
        <w:ind w:left="2160" w:hanging="360"/>
      </w:pPr>
      <w:rPr>
        <w:rFonts w:ascii="Wingdings" w:hAnsi="Wingdings" w:hint="default"/>
      </w:rPr>
    </w:lvl>
    <w:lvl w:ilvl="3" w:tplc="26DE950E">
      <w:start w:val="1"/>
      <w:numFmt w:val="bullet"/>
      <w:lvlText w:val=""/>
      <w:lvlJc w:val="left"/>
      <w:pPr>
        <w:ind w:left="2880" w:hanging="360"/>
      </w:pPr>
      <w:rPr>
        <w:rFonts w:ascii="Symbol" w:hAnsi="Symbol" w:hint="default"/>
      </w:rPr>
    </w:lvl>
    <w:lvl w:ilvl="4" w:tplc="D86C5EB8">
      <w:start w:val="1"/>
      <w:numFmt w:val="bullet"/>
      <w:lvlText w:val="o"/>
      <w:lvlJc w:val="left"/>
      <w:pPr>
        <w:ind w:left="3600" w:hanging="360"/>
      </w:pPr>
      <w:rPr>
        <w:rFonts w:ascii="Courier New" w:hAnsi="Courier New" w:hint="default"/>
      </w:rPr>
    </w:lvl>
    <w:lvl w:ilvl="5" w:tplc="5656AA1A">
      <w:start w:val="1"/>
      <w:numFmt w:val="bullet"/>
      <w:lvlText w:val=""/>
      <w:lvlJc w:val="left"/>
      <w:pPr>
        <w:ind w:left="4320" w:hanging="360"/>
      </w:pPr>
      <w:rPr>
        <w:rFonts w:ascii="Wingdings" w:hAnsi="Wingdings" w:hint="default"/>
      </w:rPr>
    </w:lvl>
    <w:lvl w:ilvl="6" w:tplc="4B2E976C">
      <w:start w:val="1"/>
      <w:numFmt w:val="bullet"/>
      <w:lvlText w:val=""/>
      <w:lvlJc w:val="left"/>
      <w:pPr>
        <w:ind w:left="5040" w:hanging="360"/>
      </w:pPr>
      <w:rPr>
        <w:rFonts w:ascii="Symbol" w:hAnsi="Symbol" w:hint="default"/>
      </w:rPr>
    </w:lvl>
    <w:lvl w:ilvl="7" w:tplc="B9E40D2C">
      <w:start w:val="1"/>
      <w:numFmt w:val="bullet"/>
      <w:lvlText w:val="o"/>
      <w:lvlJc w:val="left"/>
      <w:pPr>
        <w:ind w:left="5760" w:hanging="360"/>
      </w:pPr>
      <w:rPr>
        <w:rFonts w:ascii="Courier New" w:hAnsi="Courier New" w:hint="default"/>
      </w:rPr>
    </w:lvl>
    <w:lvl w:ilvl="8" w:tplc="9412FF6C">
      <w:start w:val="1"/>
      <w:numFmt w:val="bullet"/>
      <w:lvlText w:val=""/>
      <w:lvlJc w:val="left"/>
      <w:pPr>
        <w:ind w:left="6480" w:hanging="360"/>
      </w:pPr>
      <w:rPr>
        <w:rFonts w:ascii="Wingdings" w:hAnsi="Wingdings" w:hint="default"/>
      </w:rPr>
    </w:lvl>
  </w:abstractNum>
  <w:abstractNum w:abstractNumId="36" w15:restartNumberingAfterBreak="0">
    <w:nsid w:val="7C866D7C"/>
    <w:multiLevelType w:val="hybridMultilevel"/>
    <w:tmpl w:val="23C0D742"/>
    <w:lvl w:ilvl="0" w:tplc="5AC2293A">
      <w:start w:val="2019"/>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564026638">
    <w:abstractNumId w:val="22"/>
  </w:num>
  <w:num w:numId="2" w16cid:durableId="785124874">
    <w:abstractNumId w:val="19"/>
  </w:num>
  <w:num w:numId="3" w16cid:durableId="1803110629">
    <w:abstractNumId w:val="26"/>
  </w:num>
  <w:num w:numId="4" w16cid:durableId="123230983">
    <w:abstractNumId w:val="6"/>
  </w:num>
  <w:num w:numId="5" w16cid:durableId="790783181">
    <w:abstractNumId w:val="10"/>
  </w:num>
  <w:num w:numId="6" w16cid:durableId="341399503">
    <w:abstractNumId w:val="29"/>
  </w:num>
  <w:num w:numId="7" w16cid:durableId="1576741903">
    <w:abstractNumId w:val="35"/>
  </w:num>
  <w:num w:numId="8" w16cid:durableId="1040088379">
    <w:abstractNumId w:val="15"/>
  </w:num>
  <w:num w:numId="9" w16cid:durableId="113331930">
    <w:abstractNumId w:val="24"/>
  </w:num>
  <w:num w:numId="10" w16cid:durableId="1357584350">
    <w:abstractNumId w:val="30"/>
  </w:num>
  <w:num w:numId="11" w16cid:durableId="770782857">
    <w:abstractNumId w:val="9"/>
  </w:num>
  <w:num w:numId="12" w16cid:durableId="1900631090">
    <w:abstractNumId w:val="21"/>
  </w:num>
  <w:num w:numId="13" w16cid:durableId="1745370870">
    <w:abstractNumId w:val="4"/>
  </w:num>
  <w:num w:numId="14" w16cid:durableId="1766417354">
    <w:abstractNumId w:val="11"/>
  </w:num>
  <w:num w:numId="15" w16cid:durableId="512648811">
    <w:abstractNumId w:val="0"/>
  </w:num>
  <w:num w:numId="16" w16cid:durableId="1836800218">
    <w:abstractNumId w:val="28"/>
  </w:num>
  <w:num w:numId="17" w16cid:durableId="870218456">
    <w:abstractNumId w:val="34"/>
  </w:num>
  <w:num w:numId="18" w16cid:durableId="2066876040">
    <w:abstractNumId w:val="3"/>
  </w:num>
  <w:num w:numId="19" w16cid:durableId="171648852">
    <w:abstractNumId w:val="12"/>
  </w:num>
  <w:num w:numId="20" w16cid:durableId="514684977">
    <w:abstractNumId w:val="23"/>
  </w:num>
  <w:num w:numId="21" w16cid:durableId="513614606">
    <w:abstractNumId w:val="14"/>
  </w:num>
  <w:num w:numId="22" w16cid:durableId="1056320753">
    <w:abstractNumId w:val="33"/>
  </w:num>
  <w:num w:numId="23" w16cid:durableId="1038629944">
    <w:abstractNumId w:val="18"/>
  </w:num>
  <w:num w:numId="24" w16cid:durableId="545337170">
    <w:abstractNumId w:val="8"/>
  </w:num>
  <w:num w:numId="25" w16cid:durableId="696204021">
    <w:abstractNumId w:val="31"/>
  </w:num>
  <w:num w:numId="26" w16cid:durableId="238095858">
    <w:abstractNumId w:val="32"/>
  </w:num>
  <w:num w:numId="27" w16cid:durableId="576208458">
    <w:abstractNumId w:val="7"/>
  </w:num>
  <w:num w:numId="28" w16cid:durableId="1727869886">
    <w:abstractNumId w:val="16"/>
  </w:num>
  <w:num w:numId="29" w16cid:durableId="977302328">
    <w:abstractNumId w:val="36"/>
  </w:num>
  <w:num w:numId="30" w16cid:durableId="666371806">
    <w:abstractNumId w:val="27"/>
  </w:num>
  <w:num w:numId="31" w16cid:durableId="1880849793">
    <w:abstractNumId w:val="2"/>
  </w:num>
  <w:num w:numId="32" w16cid:durableId="1009065536">
    <w:abstractNumId w:val="5"/>
  </w:num>
  <w:num w:numId="33" w16cid:durableId="475222010">
    <w:abstractNumId w:val="20"/>
  </w:num>
  <w:num w:numId="34" w16cid:durableId="753820142">
    <w:abstractNumId w:val="17"/>
  </w:num>
  <w:num w:numId="35" w16cid:durableId="46496525">
    <w:abstractNumId w:val="25"/>
  </w:num>
  <w:num w:numId="36" w16cid:durableId="1345204585">
    <w:abstractNumId w:val="1"/>
  </w:num>
  <w:num w:numId="37" w16cid:durableId="1188714416">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arfvinge Moa">
    <w15:presenceInfo w15:providerId="AD" w15:userId="S::moa.warfvinge@botkyrka.se::71f842df-76de-4969-8b88-585334e3d99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085"/>
    <w:rsid w:val="00003D8B"/>
    <w:rsid w:val="00004690"/>
    <w:rsid w:val="00004D33"/>
    <w:rsid w:val="000060D4"/>
    <w:rsid w:val="000077FB"/>
    <w:rsid w:val="00011DDD"/>
    <w:rsid w:val="000163F3"/>
    <w:rsid w:val="000301C1"/>
    <w:rsid w:val="000328BF"/>
    <w:rsid w:val="00032B2A"/>
    <w:rsid w:val="00034608"/>
    <w:rsid w:val="00037D7A"/>
    <w:rsid w:val="00054B2E"/>
    <w:rsid w:val="00055852"/>
    <w:rsid w:val="00056076"/>
    <w:rsid w:val="000573D8"/>
    <w:rsid w:val="000618B9"/>
    <w:rsid w:val="00064BAA"/>
    <w:rsid w:val="00072715"/>
    <w:rsid w:val="000747AB"/>
    <w:rsid w:val="0007663F"/>
    <w:rsid w:val="000771F1"/>
    <w:rsid w:val="00077C05"/>
    <w:rsid w:val="00086B17"/>
    <w:rsid w:val="00090E49"/>
    <w:rsid w:val="000A2895"/>
    <w:rsid w:val="000A4745"/>
    <w:rsid w:val="000A6F99"/>
    <w:rsid w:val="000B3693"/>
    <w:rsid w:val="000B3FED"/>
    <w:rsid w:val="000B6112"/>
    <w:rsid w:val="000B7337"/>
    <w:rsid w:val="000D3673"/>
    <w:rsid w:val="000D7966"/>
    <w:rsid w:val="000E09CE"/>
    <w:rsid w:val="0010002B"/>
    <w:rsid w:val="001028C8"/>
    <w:rsid w:val="00110BFA"/>
    <w:rsid w:val="00123A16"/>
    <w:rsid w:val="00126AED"/>
    <w:rsid w:val="00141A63"/>
    <w:rsid w:val="00146B14"/>
    <w:rsid w:val="00150E1D"/>
    <w:rsid w:val="0015117C"/>
    <w:rsid w:val="0015395A"/>
    <w:rsid w:val="00153B30"/>
    <w:rsid w:val="001658DC"/>
    <w:rsid w:val="001701D6"/>
    <w:rsid w:val="001764D0"/>
    <w:rsid w:val="001910F1"/>
    <w:rsid w:val="00191F11"/>
    <w:rsid w:val="0019511F"/>
    <w:rsid w:val="00195765"/>
    <w:rsid w:val="001B5E10"/>
    <w:rsid w:val="001C7BCC"/>
    <w:rsid w:val="001D214C"/>
    <w:rsid w:val="001E27D2"/>
    <w:rsid w:val="001E6688"/>
    <w:rsid w:val="001E73E9"/>
    <w:rsid w:val="0020154F"/>
    <w:rsid w:val="00211BB8"/>
    <w:rsid w:val="00213163"/>
    <w:rsid w:val="0023063E"/>
    <w:rsid w:val="00234646"/>
    <w:rsid w:val="002407B9"/>
    <w:rsid w:val="00253A5F"/>
    <w:rsid w:val="002610B6"/>
    <w:rsid w:val="002623EC"/>
    <w:rsid w:val="002657A1"/>
    <w:rsid w:val="0027033D"/>
    <w:rsid w:val="00281F57"/>
    <w:rsid w:val="00283AAC"/>
    <w:rsid w:val="002947F1"/>
    <w:rsid w:val="00294E78"/>
    <w:rsid w:val="002978FB"/>
    <w:rsid w:val="002A5B90"/>
    <w:rsid w:val="002A5C1D"/>
    <w:rsid w:val="002B3597"/>
    <w:rsid w:val="002C00A7"/>
    <w:rsid w:val="002C5E3E"/>
    <w:rsid w:val="002C5FB7"/>
    <w:rsid w:val="002C6016"/>
    <w:rsid w:val="002D06D1"/>
    <w:rsid w:val="002D6772"/>
    <w:rsid w:val="002D6D10"/>
    <w:rsid w:val="002E47D0"/>
    <w:rsid w:val="002F0AAB"/>
    <w:rsid w:val="002F3173"/>
    <w:rsid w:val="00304762"/>
    <w:rsid w:val="00306376"/>
    <w:rsid w:val="00307221"/>
    <w:rsid w:val="0030AE75"/>
    <w:rsid w:val="0031339F"/>
    <w:rsid w:val="0031407F"/>
    <w:rsid w:val="00321FE5"/>
    <w:rsid w:val="003272F4"/>
    <w:rsid w:val="003344DE"/>
    <w:rsid w:val="00352826"/>
    <w:rsid w:val="00356362"/>
    <w:rsid w:val="00357AF8"/>
    <w:rsid w:val="00366542"/>
    <w:rsid w:val="00374A29"/>
    <w:rsid w:val="003902C1"/>
    <w:rsid w:val="0039448D"/>
    <w:rsid w:val="003A228F"/>
    <w:rsid w:val="003B0894"/>
    <w:rsid w:val="003D330B"/>
    <w:rsid w:val="003D57A6"/>
    <w:rsid w:val="003D6169"/>
    <w:rsid w:val="003D79A2"/>
    <w:rsid w:val="003F0C86"/>
    <w:rsid w:val="003F3456"/>
    <w:rsid w:val="003F7191"/>
    <w:rsid w:val="004001B7"/>
    <w:rsid w:val="00404052"/>
    <w:rsid w:val="00411B69"/>
    <w:rsid w:val="00421FA5"/>
    <w:rsid w:val="00424613"/>
    <w:rsid w:val="004268B5"/>
    <w:rsid w:val="004324DF"/>
    <w:rsid w:val="00435671"/>
    <w:rsid w:val="004431A7"/>
    <w:rsid w:val="00444865"/>
    <w:rsid w:val="00451ED7"/>
    <w:rsid w:val="00455EC9"/>
    <w:rsid w:val="00465D8D"/>
    <w:rsid w:val="00467B9D"/>
    <w:rsid w:val="00470B33"/>
    <w:rsid w:val="00474BA0"/>
    <w:rsid w:val="004842FA"/>
    <w:rsid w:val="00487297"/>
    <w:rsid w:val="004910CE"/>
    <w:rsid w:val="0049347E"/>
    <w:rsid w:val="004A1C69"/>
    <w:rsid w:val="004A5483"/>
    <w:rsid w:val="004B077F"/>
    <w:rsid w:val="004B281E"/>
    <w:rsid w:val="004B5CC7"/>
    <w:rsid w:val="004B72AA"/>
    <w:rsid w:val="004E2A8E"/>
    <w:rsid w:val="004E607D"/>
    <w:rsid w:val="004F5181"/>
    <w:rsid w:val="004F68C5"/>
    <w:rsid w:val="005021F0"/>
    <w:rsid w:val="0050583A"/>
    <w:rsid w:val="0050723F"/>
    <w:rsid w:val="00512633"/>
    <w:rsid w:val="00515155"/>
    <w:rsid w:val="00516338"/>
    <w:rsid w:val="005164E0"/>
    <w:rsid w:val="0053233F"/>
    <w:rsid w:val="00547864"/>
    <w:rsid w:val="0055051A"/>
    <w:rsid w:val="005534CB"/>
    <w:rsid w:val="005551F8"/>
    <w:rsid w:val="00555795"/>
    <w:rsid w:val="005642A7"/>
    <w:rsid w:val="005650FA"/>
    <w:rsid w:val="005656D9"/>
    <w:rsid w:val="00566052"/>
    <w:rsid w:val="00566A17"/>
    <w:rsid w:val="00571FEC"/>
    <w:rsid w:val="00583BEB"/>
    <w:rsid w:val="00596EAF"/>
    <w:rsid w:val="005A46FB"/>
    <w:rsid w:val="005A5E91"/>
    <w:rsid w:val="005A7134"/>
    <w:rsid w:val="005C1972"/>
    <w:rsid w:val="005C5F27"/>
    <w:rsid w:val="005C771A"/>
    <w:rsid w:val="005D26DE"/>
    <w:rsid w:val="005D76BF"/>
    <w:rsid w:val="005E09A0"/>
    <w:rsid w:val="005E1E6A"/>
    <w:rsid w:val="005E3FAC"/>
    <w:rsid w:val="005E5DCE"/>
    <w:rsid w:val="005F0A18"/>
    <w:rsid w:val="005F19A8"/>
    <w:rsid w:val="005F2018"/>
    <w:rsid w:val="005F42B2"/>
    <w:rsid w:val="005F48E5"/>
    <w:rsid w:val="005F53F7"/>
    <w:rsid w:val="005F70D8"/>
    <w:rsid w:val="00602DBD"/>
    <w:rsid w:val="006047A3"/>
    <w:rsid w:val="00607607"/>
    <w:rsid w:val="00612D89"/>
    <w:rsid w:val="00614C4D"/>
    <w:rsid w:val="00616709"/>
    <w:rsid w:val="006172DA"/>
    <w:rsid w:val="00625CAF"/>
    <w:rsid w:val="006271B6"/>
    <w:rsid w:val="00631B8E"/>
    <w:rsid w:val="0063757C"/>
    <w:rsid w:val="00641B07"/>
    <w:rsid w:val="00646561"/>
    <w:rsid w:val="00647292"/>
    <w:rsid w:val="00647CEE"/>
    <w:rsid w:val="00650031"/>
    <w:rsid w:val="00650393"/>
    <w:rsid w:val="00660317"/>
    <w:rsid w:val="006617C1"/>
    <w:rsid w:val="00664462"/>
    <w:rsid w:val="00667FA9"/>
    <w:rsid w:val="00672609"/>
    <w:rsid w:val="006838A1"/>
    <w:rsid w:val="00686B7B"/>
    <w:rsid w:val="0069117D"/>
    <w:rsid w:val="0069355F"/>
    <w:rsid w:val="00693A0A"/>
    <w:rsid w:val="006A1ACA"/>
    <w:rsid w:val="006A4BFB"/>
    <w:rsid w:val="006A60E5"/>
    <w:rsid w:val="006C036C"/>
    <w:rsid w:val="006C0B3A"/>
    <w:rsid w:val="006C2CB4"/>
    <w:rsid w:val="006C3209"/>
    <w:rsid w:val="006C5478"/>
    <w:rsid w:val="006C6098"/>
    <w:rsid w:val="006E2C5C"/>
    <w:rsid w:val="006E2FF5"/>
    <w:rsid w:val="006E71BE"/>
    <w:rsid w:val="006F0DB8"/>
    <w:rsid w:val="006F5874"/>
    <w:rsid w:val="007076D2"/>
    <w:rsid w:val="00710EF6"/>
    <w:rsid w:val="007113C9"/>
    <w:rsid w:val="00711868"/>
    <w:rsid w:val="00713E8A"/>
    <w:rsid w:val="0071728B"/>
    <w:rsid w:val="00721897"/>
    <w:rsid w:val="007256DC"/>
    <w:rsid w:val="00727AF9"/>
    <w:rsid w:val="00735763"/>
    <w:rsid w:val="00735A0A"/>
    <w:rsid w:val="00737A40"/>
    <w:rsid w:val="007443CD"/>
    <w:rsid w:val="00751E83"/>
    <w:rsid w:val="007564AD"/>
    <w:rsid w:val="00760EE7"/>
    <w:rsid w:val="00773C6B"/>
    <w:rsid w:val="00775FDA"/>
    <w:rsid w:val="00776482"/>
    <w:rsid w:val="00777E3B"/>
    <w:rsid w:val="007828EE"/>
    <w:rsid w:val="00785CF2"/>
    <w:rsid w:val="007876DE"/>
    <w:rsid w:val="007907C4"/>
    <w:rsid w:val="007A2C12"/>
    <w:rsid w:val="007A46A6"/>
    <w:rsid w:val="007B5264"/>
    <w:rsid w:val="007B5ACA"/>
    <w:rsid w:val="007C43DC"/>
    <w:rsid w:val="007C57BA"/>
    <w:rsid w:val="007E042D"/>
    <w:rsid w:val="007E1470"/>
    <w:rsid w:val="007F39E0"/>
    <w:rsid w:val="007F485F"/>
    <w:rsid w:val="007F4F73"/>
    <w:rsid w:val="007F5CBD"/>
    <w:rsid w:val="007F730E"/>
    <w:rsid w:val="00807923"/>
    <w:rsid w:val="00810AF0"/>
    <w:rsid w:val="008111EA"/>
    <w:rsid w:val="008122DD"/>
    <w:rsid w:val="008147F7"/>
    <w:rsid w:val="00820E40"/>
    <w:rsid w:val="0082285F"/>
    <w:rsid w:val="00825D59"/>
    <w:rsid w:val="0083153B"/>
    <w:rsid w:val="00835A12"/>
    <w:rsid w:val="00845EFF"/>
    <w:rsid w:val="00847139"/>
    <w:rsid w:val="00861E83"/>
    <w:rsid w:val="0086692E"/>
    <w:rsid w:val="00870140"/>
    <w:rsid w:val="00881709"/>
    <w:rsid w:val="008840D0"/>
    <w:rsid w:val="008968ED"/>
    <w:rsid w:val="008A0168"/>
    <w:rsid w:val="008A52AC"/>
    <w:rsid w:val="008C33BE"/>
    <w:rsid w:val="008D17CE"/>
    <w:rsid w:val="008D2FC0"/>
    <w:rsid w:val="008E08A9"/>
    <w:rsid w:val="008E0C94"/>
    <w:rsid w:val="008E6F9D"/>
    <w:rsid w:val="008E7B8F"/>
    <w:rsid w:val="008E7EFF"/>
    <w:rsid w:val="008F6592"/>
    <w:rsid w:val="0091102D"/>
    <w:rsid w:val="009140DC"/>
    <w:rsid w:val="00915B36"/>
    <w:rsid w:val="009174BB"/>
    <w:rsid w:val="0092047D"/>
    <w:rsid w:val="00934076"/>
    <w:rsid w:val="009361EC"/>
    <w:rsid w:val="00937B3C"/>
    <w:rsid w:val="00940BBC"/>
    <w:rsid w:val="00947270"/>
    <w:rsid w:val="00947363"/>
    <w:rsid w:val="00955298"/>
    <w:rsid w:val="00961B2F"/>
    <w:rsid w:val="009646DB"/>
    <w:rsid w:val="0097034C"/>
    <w:rsid w:val="00970E9E"/>
    <w:rsid w:val="009859C0"/>
    <w:rsid w:val="009868A2"/>
    <w:rsid w:val="00996CAF"/>
    <w:rsid w:val="009A5CBD"/>
    <w:rsid w:val="009B18FB"/>
    <w:rsid w:val="009B20BC"/>
    <w:rsid w:val="009B29F1"/>
    <w:rsid w:val="009B4E03"/>
    <w:rsid w:val="009B5F89"/>
    <w:rsid w:val="009C2FB4"/>
    <w:rsid w:val="009C3E97"/>
    <w:rsid w:val="009D0F61"/>
    <w:rsid w:val="009D6637"/>
    <w:rsid w:val="009E06C4"/>
    <w:rsid w:val="009E2396"/>
    <w:rsid w:val="009E48C2"/>
    <w:rsid w:val="009F3213"/>
    <w:rsid w:val="009F3882"/>
    <w:rsid w:val="009FA86B"/>
    <w:rsid w:val="00A02CC3"/>
    <w:rsid w:val="00A0452A"/>
    <w:rsid w:val="00A05679"/>
    <w:rsid w:val="00A078C8"/>
    <w:rsid w:val="00A112AE"/>
    <w:rsid w:val="00A13183"/>
    <w:rsid w:val="00A145CD"/>
    <w:rsid w:val="00A14C55"/>
    <w:rsid w:val="00A2054F"/>
    <w:rsid w:val="00A26357"/>
    <w:rsid w:val="00A3197C"/>
    <w:rsid w:val="00A32339"/>
    <w:rsid w:val="00A3404B"/>
    <w:rsid w:val="00A4000C"/>
    <w:rsid w:val="00A4123A"/>
    <w:rsid w:val="00A419D3"/>
    <w:rsid w:val="00A436D9"/>
    <w:rsid w:val="00A51ED0"/>
    <w:rsid w:val="00A54859"/>
    <w:rsid w:val="00A5645C"/>
    <w:rsid w:val="00A63EF8"/>
    <w:rsid w:val="00A647A6"/>
    <w:rsid w:val="00A64ACB"/>
    <w:rsid w:val="00A70225"/>
    <w:rsid w:val="00A70851"/>
    <w:rsid w:val="00A72E0E"/>
    <w:rsid w:val="00A76EC9"/>
    <w:rsid w:val="00A8153C"/>
    <w:rsid w:val="00A81FCE"/>
    <w:rsid w:val="00A84E5E"/>
    <w:rsid w:val="00A959EA"/>
    <w:rsid w:val="00A96326"/>
    <w:rsid w:val="00A96FB6"/>
    <w:rsid w:val="00AA1A0D"/>
    <w:rsid w:val="00AA77C9"/>
    <w:rsid w:val="00AB0FDD"/>
    <w:rsid w:val="00AB15AA"/>
    <w:rsid w:val="00AB6AEA"/>
    <w:rsid w:val="00AC0E3A"/>
    <w:rsid w:val="00AC12AD"/>
    <w:rsid w:val="00AC1A28"/>
    <w:rsid w:val="00AC2D29"/>
    <w:rsid w:val="00AD10D4"/>
    <w:rsid w:val="00AD4C82"/>
    <w:rsid w:val="00AE12BB"/>
    <w:rsid w:val="00AE7FD2"/>
    <w:rsid w:val="00AF0B99"/>
    <w:rsid w:val="00AF0BEC"/>
    <w:rsid w:val="00AF20AD"/>
    <w:rsid w:val="00AF3494"/>
    <w:rsid w:val="00AF4297"/>
    <w:rsid w:val="00AF4E39"/>
    <w:rsid w:val="00AF59D5"/>
    <w:rsid w:val="00B06A08"/>
    <w:rsid w:val="00B071AE"/>
    <w:rsid w:val="00B11F43"/>
    <w:rsid w:val="00B1649E"/>
    <w:rsid w:val="00B2658C"/>
    <w:rsid w:val="00B32295"/>
    <w:rsid w:val="00B32CDE"/>
    <w:rsid w:val="00B34957"/>
    <w:rsid w:val="00B34CCF"/>
    <w:rsid w:val="00B36600"/>
    <w:rsid w:val="00B41962"/>
    <w:rsid w:val="00B43D2D"/>
    <w:rsid w:val="00B54454"/>
    <w:rsid w:val="00B57D14"/>
    <w:rsid w:val="00B60B24"/>
    <w:rsid w:val="00B64EBC"/>
    <w:rsid w:val="00B65176"/>
    <w:rsid w:val="00B821A0"/>
    <w:rsid w:val="00B8249A"/>
    <w:rsid w:val="00B83AA7"/>
    <w:rsid w:val="00BA1A74"/>
    <w:rsid w:val="00BB3602"/>
    <w:rsid w:val="00BC5FDE"/>
    <w:rsid w:val="00BC75BA"/>
    <w:rsid w:val="00BD214C"/>
    <w:rsid w:val="00BD3BEC"/>
    <w:rsid w:val="00BF04FC"/>
    <w:rsid w:val="00BF4AA3"/>
    <w:rsid w:val="00BF519C"/>
    <w:rsid w:val="00BF7110"/>
    <w:rsid w:val="00C01DAF"/>
    <w:rsid w:val="00C11CE8"/>
    <w:rsid w:val="00C12E29"/>
    <w:rsid w:val="00C230B3"/>
    <w:rsid w:val="00C23FD6"/>
    <w:rsid w:val="00C26B9D"/>
    <w:rsid w:val="00C55E11"/>
    <w:rsid w:val="00C57367"/>
    <w:rsid w:val="00C6055E"/>
    <w:rsid w:val="00C62B26"/>
    <w:rsid w:val="00C74085"/>
    <w:rsid w:val="00C75A58"/>
    <w:rsid w:val="00C76B96"/>
    <w:rsid w:val="00C8063E"/>
    <w:rsid w:val="00C815F4"/>
    <w:rsid w:val="00C901FD"/>
    <w:rsid w:val="00C93777"/>
    <w:rsid w:val="00C9563F"/>
    <w:rsid w:val="00C95F5B"/>
    <w:rsid w:val="00C9635D"/>
    <w:rsid w:val="00C971A6"/>
    <w:rsid w:val="00C978F0"/>
    <w:rsid w:val="00CA344E"/>
    <w:rsid w:val="00CA4299"/>
    <w:rsid w:val="00CA7B2F"/>
    <w:rsid w:val="00CC1719"/>
    <w:rsid w:val="00CC6020"/>
    <w:rsid w:val="00CC6E1D"/>
    <w:rsid w:val="00CD194C"/>
    <w:rsid w:val="00CD3EEF"/>
    <w:rsid w:val="00CE663A"/>
    <w:rsid w:val="00CF78FB"/>
    <w:rsid w:val="00D031D1"/>
    <w:rsid w:val="00D03BAE"/>
    <w:rsid w:val="00D05071"/>
    <w:rsid w:val="00D05FE0"/>
    <w:rsid w:val="00D11703"/>
    <w:rsid w:val="00D1209D"/>
    <w:rsid w:val="00D1422D"/>
    <w:rsid w:val="00D203FD"/>
    <w:rsid w:val="00D331D9"/>
    <w:rsid w:val="00D3723E"/>
    <w:rsid w:val="00D46DA8"/>
    <w:rsid w:val="00D46F1D"/>
    <w:rsid w:val="00D5174E"/>
    <w:rsid w:val="00D53A97"/>
    <w:rsid w:val="00D666A8"/>
    <w:rsid w:val="00D67A2C"/>
    <w:rsid w:val="00D726C0"/>
    <w:rsid w:val="00D82370"/>
    <w:rsid w:val="00D83A5D"/>
    <w:rsid w:val="00D85099"/>
    <w:rsid w:val="00D90603"/>
    <w:rsid w:val="00D92BBC"/>
    <w:rsid w:val="00DA6353"/>
    <w:rsid w:val="00DA6AA3"/>
    <w:rsid w:val="00DA7E29"/>
    <w:rsid w:val="00DB6C9E"/>
    <w:rsid w:val="00DC2365"/>
    <w:rsid w:val="00DD61C6"/>
    <w:rsid w:val="00DE0115"/>
    <w:rsid w:val="00DE26CF"/>
    <w:rsid w:val="00DE3DC4"/>
    <w:rsid w:val="00DE69AA"/>
    <w:rsid w:val="00DF0C89"/>
    <w:rsid w:val="00DF3E0E"/>
    <w:rsid w:val="00E012D9"/>
    <w:rsid w:val="00E0582A"/>
    <w:rsid w:val="00E11CAF"/>
    <w:rsid w:val="00E136B9"/>
    <w:rsid w:val="00E232C7"/>
    <w:rsid w:val="00E32200"/>
    <w:rsid w:val="00E33BA0"/>
    <w:rsid w:val="00E46489"/>
    <w:rsid w:val="00E67E15"/>
    <w:rsid w:val="00E70143"/>
    <w:rsid w:val="00E70910"/>
    <w:rsid w:val="00E760E3"/>
    <w:rsid w:val="00E80659"/>
    <w:rsid w:val="00E821E1"/>
    <w:rsid w:val="00E854F1"/>
    <w:rsid w:val="00E863A1"/>
    <w:rsid w:val="00E96AD9"/>
    <w:rsid w:val="00E97974"/>
    <w:rsid w:val="00EA0769"/>
    <w:rsid w:val="00EA4742"/>
    <w:rsid w:val="00EA6A8A"/>
    <w:rsid w:val="00EA7EFB"/>
    <w:rsid w:val="00EC4A5B"/>
    <w:rsid w:val="00EC4E5E"/>
    <w:rsid w:val="00EC77C8"/>
    <w:rsid w:val="00ED07F1"/>
    <w:rsid w:val="00ED4503"/>
    <w:rsid w:val="00ED7256"/>
    <w:rsid w:val="00EE442A"/>
    <w:rsid w:val="00EE47F2"/>
    <w:rsid w:val="00EE73BC"/>
    <w:rsid w:val="00F02478"/>
    <w:rsid w:val="00F1123F"/>
    <w:rsid w:val="00F12DA0"/>
    <w:rsid w:val="00F1468C"/>
    <w:rsid w:val="00F211B7"/>
    <w:rsid w:val="00F2697E"/>
    <w:rsid w:val="00F30707"/>
    <w:rsid w:val="00F321D0"/>
    <w:rsid w:val="00F36D1D"/>
    <w:rsid w:val="00F45DFF"/>
    <w:rsid w:val="00F53732"/>
    <w:rsid w:val="00F53A47"/>
    <w:rsid w:val="00F61C06"/>
    <w:rsid w:val="00F61F61"/>
    <w:rsid w:val="00F81382"/>
    <w:rsid w:val="00F8202C"/>
    <w:rsid w:val="00F916B2"/>
    <w:rsid w:val="00F94BE4"/>
    <w:rsid w:val="00FA2B5F"/>
    <w:rsid w:val="00FB08A4"/>
    <w:rsid w:val="00FB67C1"/>
    <w:rsid w:val="00FB7325"/>
    <w:rsid w:val="00FE3934"/>
    <w:rsid w:val="00FE3EAD"/>
    <w:rsid w:val="01843CB6"/>
    <w:rsid w:val="0184997D"/>
    <w:rsid w:val="019EC47B"/>
    <w:rsid w:val="01B266B6"/>
    <w:rsid w:val="01FD7452"/>
    <w:rsid w:val="021A0896"/>
    <w:rsid w:val="026750B7"/>
    <w:rsid w:val="0277E714"/>
    <w:rsid w:val="0316085D"/>
    <w:rsid w:val="03197BC6"/>
    <w:rsid w:val="034B2B9C"/>
    <w:rsid w:val="03BE4EFD"/>
    <w:rsid w:val="042751C1"/>
    <w:rsid w:val="04689C53"/>
    <w:rsid w:val="0475435D"/>
    <w:rsid w:val="0482554C"/>
    <w:rsid w:val="049230E5"/>
    <w:rsid w:val="0499810E"/>
    <w:rsid w:val="056F5F76"/>
    <w:rsid w:val="059EF179"/>
    <w:rsid w:val="05C75AEB"/>
    <w:rsid w:val="05C7BDB4"/>
    <w:rsid w:val="05CB6778"/>
    <w:rsid w:val="06423702"/>
    <w:rsid w:val="0648B3A2"/>
    <w:rsid w:val="065EB881"/>
    <w:rsid w:val="069747F3"/>
    <w:rsid w:val="06D9590E"/>
    <w:rsid w:val="071ED1F0"/>
    <w:rsid w:val="073AC1DA"/>
    <w:rsid w:val="07558294"/>
    <w:rsid w:val="083F8462"/>
    <w:rsid w:val="08534650"/>
    <w:rsid w:val="08648C1D"/>
    <w:rsid w:val="086C3575"/>
    <w:rsid w:val="088347D0"/>
    <w:rsid w:val="08909DCF"/>
    <w:rsid w:val="08A09E36"/>
    <w:rsid w:val="08E5B122"/>
    <w:rsid w:val="09330FF3"/>
    <w:rsid w:val="096E941C"/>
    <w:rsid w:val="09B3E353"/>
    <w:rsid w:val="0A1F1831"/>
    <w:rsid w:val="0A40679C"/>
    <w:rsid w:val="0AB8CFE2"/>
    <w:rsid w:val="0AEC4EAF"/>
    <w:rsid w:val="0B38B569"/>
    <w:rsid w:val="0B6AB916"/>
    <w:rsid w:val="0B8C24A8"/>
    <w:rsid w:val="0BC83E91"/>
    <w:rsid w:val="0BD8F8DF"/>
    <w:rsid w:val="0BE31BC4"/>
    <w:rsid w:val="0BF61A54"/>
    <w:rsid w:val="0C0A2B5B"/>
    <w:rsid w:val="0C1539F2"/>
    <w:rsid w:val="0C414F8E"/>
    <w:rsid w:val="0C47B6FC"/>
    <w:rsid w:val="0C59A7B4"/>
    <w:rsid w:val="0CADD36F"/>
    <w:rsid w:val="0DABEF9C"/>
    <w:rsid w:val="0DEB2312"/>
    <w:rsid w:val="0E09D6E3"/>
    <w:rsid w:val="0E39E589"/>
    <w:rsid w:val="0E9CB78A"/>
    <w:rsid w:val="0EA259D8"/>
    <w:rsid w:val="0EA6ED5F"/>
    <w:rsid w:val="0EC89A1B"/>
    <w:rsid w:val="0EDF6341"/>
    <w:rsid w:val="0EE36E54"/>
    <w:rsid w:val="0FED29B8"/>
    <w:rsid w:val="10067DA5"/>
    <w:rsid w:val="10197B54"/>
    <w:rsid w:val="1128BD90"/>
    <w:rsid w:val="112AA920"/>
    <w:rsid w:val="1146B436"/>
    <w:rsid w:val="115272DB"/>
    <w:rsid w:val="116BC002"/>
    <w:rsid w:val="11A24E06"/>
    <w:rsid w:val="11BBD6BC"/>
    <w:rsid w:val="1230B5DB"/>
    <w:rsid w:val="1295F0ED"/>
    <w:rsid w:val="129668D3"/>
    <w:rsid w:val="12D00C75"/>
    <w:rsid w:val="12F4ED0E"/>
    <w:rsid w:val="13613625"/>
    <w:rsid w:val="13BA2240"/>
    <w:rsid w:val="13E4E691"/>
    <w:rsid w:val="14442CE6"/>
    <w:rsid w:val="147364BA"/>
    <w:rsid w:val="14AF19FC"/>
    <w:rsid w:val="14F29086"/>
    <w:rsid w:val="156885F6"/>
    <w:rsid w:val="157E56D4"/>
    <w:rsid w:val="15DB2EA4"/>
    <w:rsid w:val="1625E3FE"/>
    <w:rsid w:val="164267B8"/>
    <w:rsid w:val="166FB34E"/>
    <w:rsid w:val="1701A1C6"/>
    <w:rsid w:val="17291878"/>
    <w:rsid w:val="17C1B45F"/>
    <w:rsid w:val="17C48A24"/>
    <w:rsid w:val="17F06F0F"/>
    <w:rsid w:val="17FE710B"/>
    <w:rsid w:val="180CEE06"/>
    <w:rsid w:val="186B7BF5"/>
    <w:rsid w:val="18D75150"/>
    <w:rsid w:val="18D9AE7C"/>
    <w:rsid w:val="18DD0465"/>
    <w:rsid w:val="1925E8EB"/>
    <w:rsid w:val="19268D7A"/>
    <w:rsid w:val="193DC829"/>
    <w:rsid w:val="19709988"/>
    <w:rsid w:val="1990D04D"/>
    <w:rsid w:val="19B590E7"/>
    <w:rsid w:val="19EF583E"/>
    <w:rsid w:val="1A5A1A21"/>
    <w:rsid w:val="1A5DB091"/>
    <w:rsid w:val="1AA08D39"/>
    <w:rsid w:val="1AE30AE8"/>
    <w:rsid w:val="1B1F0947"/>
    <w:rsid w:val="1B373C44"/>
    <w:rsid w:val="1B866A2D"/>
    <w:rsid w:val="1BF707BC"/>
    <w:rsid w:val="1C2C725D"/>
    <w:rsid w:val="1C3D1A7D"/>
    <w:rsid w:val="1C5DC2AE"/>
    <w:rsid w:val="1C87B217"/>
    <w:rsid w:val="1C9036BC"/>
    <w:rsid w:val="1D0594B4"/>
    <w:rsid w:val="1D789286"/>
    <w:rsid w:val="1D884665"/>
    <w:rsid w:val="1DE9207E"/>
    <w:rsid w:val="1E7C89DF"/>
    <w:rsid w:val="1E83CD32"/>
    <w:rsid w:val="1EA338BF"/>
    <w:rsid w:val="1EB0B184"/>
    <w:rsid w:val="1EFE2FE2"/>
    <w:rsid w:val="1F2416C6"/>
    <w:rsid w:val="1F3DE133"/>
    <w:rsid w:val="1F3EA8D7"/>
    <w:rsid w:val="1FE2344A"/>
    <w:rsid w:val="1FF09DB3"/>
    <w:rsid w:val="201C274B"/>
    <w:rsid w:val="206AE5AF"/>
    <w:rsid w:val="208CB6E3"/>
    <w:rsid w:val="20BFE727"/>
    <w:rsid w:val="21859FAB"/>
    <w:rsid w:val="21869FF9"/>
    <w:rsid w:val="221E3CD9"/>
    <w:rsid w:val="221E6EAF"/>
    <w:rsid w:val="22E8CB8B"/>
    <w:rsid w:val="22FF8550"/>
    <w:rsid w:val="237F0911"/>
    <w:rsid w:val="23805720"/>
    <w:rsid w:val="23944304"/>
    <w:rsid w:val="23CFC421"/>
    <w:rsid w:val="23D43EB8"/>
    <w:rsid w:val="23D55A98"/>
    <w:rsid w:val="24284EA9"/>
    <w:rsid w:val="246644F9"/>
    <w:rsid w:val="246B1CE2"/>
    <w:rsid w:val="24A1A719"/>
    <w:rsid w:val="24A824ED"/>
    <w:rsid w:val="24AF4988"/>
    <w:rsid w:val="24C012B1"/>
    <w:rsid w:val="24C7385D"/>
    <w:rsid w:val="24D6FA78"/>
    <w:rsid w:val="24E011E5"/>
    <w:rsid w:val="252CB80D"/>
    <w:rsid w:val="253CB102"/>
    <w:rsid w:val="25742309"/>
    <w:rsid w:val="25AB79AC"/>
    <w:rsid w:val="25CA5ACA"/>
    <w:rsid w:val="25D46541"/>
    <w:rsid w:val="25E14FCD"/>
    <w:rsid w:val="2606ED43"/>
    <w:rsid w:val="263832A9"/>
    <w:rsid w:val="2686C798"/>
    <w:rsid w:val="276FCBD5"/>
    <w:rsid w:val="277D8855"/>
    <w:rsid w:val="2784E17D"/>
    <w:rsid w:val="27A82C5A"/>
    <w:rsid w:val="27E9EF93"/>
    <w:rsid w:val="284C816E"/>
    <w:rsid w:val="2850A380"/>
    <w:rsid w:val="289670D3"/>
    <w:rsid w:val="28C2686A"/>
    <w:rsid w:val="28ED11C9"/>
    <w:rsid w:val="290B28E2"/>
    <w:rsid w:val="2918F08F"/>
    <w:rsid w:val="291FE8E7"/>
    <w:rsid w:val="298A9CFE"/>
    <w:rsid w:val="2A558FF4"/>
    <w:rsid w:val="2A85AE74"/>
    <w:rsid w:val="2AC120D9"/>
    <w:rsid w:val="2AEC8FF0"/>
    <w:rsid w:val="2AF66D23"/>
    <w:rsid w:val="2B3BA407"/>
    <w:rsid w:val="2B428657"/>
    <w:rsid w:val="2B6B1B83"/>
    <w:rsid w:val="2BB2B0AD"/>
    <w:rsid w:val="2BEF7F00"/>
    <w:rsid w:val="2C179242"/>
    <w:rsid w:val="2C520BF5"/>
    <w:rsid w:val="2C830270"/>
    <w:rsid w:val="2CD3A2F9"/>
    <w:rsid w:val="2D077B8D"/>
    <w:rsid w:val="2D144BD9"/>
    <w:rsid w:val="2D4E810E"/>
    <w:rsid w:val="2D8D30B6"/>
    <w:rsid w:val="2D9BA643"/>
    <w:rsid w:val="2DD87F33"/>
    <w:rsid w:val="2DEFA745"/>
    <w:rsid w:val="2E3267A6"/>
    <w:rsid w:val="2E526290"/>
    <w:rsid w:val="2E5CA999"/>
    <w:rsid w:val="2EE3C53E"/>
    <w:rsid w:val="2F8632FC"/>
    <w:rsid w:val="2F95BD66"/>
    <w:rsid w:val="2FEA4E08"/>
    <w:rsid w:val="300C906A"/>
    <w:rsid w:val="30237383"/>
    <w:rsid w:val="305B7690"/>
    <w:rsid w:val="309AB71F"/>
    <w:rsid w:val="30EB0365"/>
    <w:rsid w:val="317771B3"/>
    <w:rsid w:val="31D88AB2"/>
    <w:rsid w:val="3221F231"/>
    <w:rsid w:val="32515F96"/>
    <w:rsid w:val="328C9900"/>
    <w:rsid w:val="329611B1"/>
    <w:rsid w:val="33301ABC"/>
    <w:rsid w:val="339D1A61"/>
    <w:rsid w:val="33BBD2C7"/>
    <w:rsid w:val="33BDC292"/>
    <w:rsid w:val="3422A427"/>
    <w:rsid w:val="34CBEB1D"/>
    <w:rsid w:val="34CD8BBB"/>
    <w:rsid w:val="34E84649"/>
    <w:rsid w:val="3572F1D1"/>
    <w:rsid w:val="359EBCB3"/>
    <w:rsid w:val="35BE7488"/>
    <w:rsid w:val="3600DBC1"/>
    <w:rsid w:val="365B036F"/>
    <w:rsid w:val="3667BB7E"/>
    <w:rsid w:val="3698CDBA"/>
    <w:rsid w:val="36A89FF8"/>
    <w:rsid w:val="36C0B779"/>
    <w:rsid w:val="36CD62AE"/>
    <w:rsid w:val="371D40B5"/>
    <w:rsid w:val="374DDC0B"/>
    <w:rsid w:val="37AF2F2D"/>
    <w:rsid w:val="37F3A733"/>
    <w:rsid w:val="38349E1B"/>
    <w:rsid w:val="384F424D"/>
    <w:rsid w:val="388FA0BB"/>
    <w:rsid w:val="38988D73"/>
    <w:rsid w:val="38B8AED5"/>
    <w:rsid w:val="393F862E"/>
    <w:rsid w:val="39A0E02F"/>
    <w:rsid w:val="3A5D46C2"/>
    <w:rsid w:val="3A73A144"/>
    <w:rsid w:val="3B625E0C"/>
    <w:rsid w:val="3B82A49B"/>
    <w:rsid w:val="3B87AB74"/>
    <w:rsid w:val="3BA07191"/>
    <w:rsid w:val="3BA2C8D4"/>
    <w:rsid w:val="3BFD61ED"/>
    <w:rsid w:val="3C014FE4"/>
    <w:rsid w:val="3C01E777"/>
    <w:rsid w:val="3C131FF3"/>
    <w:rsid w:val="3C5820D0"/>
    <w:rsid w:val="3C6B204D"/>
    <w:rsid w:val="3CDEEA88"/>
    <w:rsid w:val="3CFD5009"/>
    <w:rsid w:val="3D6C1473"/>
    <w:rsid w:val="3DAB4206"/>
    <w:rsid w:val="3DAC3028"/>
    <w:rsid w:val="3E1CC773"/>
    <w:rsid w:val="3E61B9C7"/>
    <w:rsid w:val="3E63B300"/>
    <w:rsid w:val="3E746B94"/>
    <w:rsid w:val="3E7ABAE9"/>
    <w:rsid w:val="3FD2154B"/>
    <w:rsid w:val="3FE88D95"/>
    <w:rsid w:val="3FFFC9F3"/>
    <w:rsid w:val="403FF164"/>
    <w:rsid w:val="4047170B"/>
    <w:rsid w:val="40B97D86"/>
    <w:rsid w:val="40E2E2C8"/>
    <w:rsid w:val="4193CBDE"/>
    <w:rsid w:val="41B25BAB"/>
    <w:rsid w:val="4239571A"/>
    <w:rsid w:val="42584193"/>
    <w:rsid w:val="42D1B6B1"/>
    <w:rsid w:val="4315B2C9"/>
    <w:rsid w:val="43276149"/>
    <w:rsid w:val="43779226"/>
    <w:rsid w:val="437C4A2E"/>
    <w:rsid w:val="43A9F546"/>
    <w:rsid w:val="448A627D"/>
    <w:rsid w:val="44906877"/>
    <w:rsid w:val="44920D2F"/>
    <w:rsid w:val="449445BB"/>
    <w:rsid w:val="44D2A19C"/>
    <w:rsid w:val="452D9453"/>
    <w:rsid w:val="4558C219"/>
    <w:rsid w:val="4566F6E6"/>
    <w:rsid w:val="45B26274"/>
    <w:rsid w:val="45DA4574"/>
    <w:rsid w:val="45EA3E69"/>
    <w:rsid w:val="460BE2F0"/>
    <w:rsid w:val="461D6679"/>
    <w:rsid w:val="46AF32E8"/>
    <w:rsid w:val="46CA5E1B"/>
    <w:rsid w:val="46DDE1E2"/>
    <w:rsid w:val="47942485"/>
    <w:rsid w:val="47C80939"/>
    <w:rsid w:val="47D59AFF"/>
    <w:rsid w:val="47F25FA7"/>
    <w:rsid w:val="4819D00C"/>
    <w:rsid w:val="48662E7C"/>
    <w:rsid w:val="487D063E"/>
    <w:rsid w:val="48857CFC"/>
    <w:rsid w:val="48977CFA"/>
    <w:rsid w:val="48FE9883"/>
    <w:rsid w:val="49166D0E"/>
    <w:rsid w:val="492638B9"/>
    <w:rsid w:val="49312CE8"/>
    <w:rsid w:val="4949E841"/>
    <w:rsid w:val="4963D99A"/>
    <w:rsid w:val="49992B26"/>
    <w:rsid w:val="499BBE7A"/>
    <w:rsid w:val="49D36E38"/>
    <w:rsid w:val="49FBB904"/>
    <w:rsid w:val="4A01FEDD"/>
    <w:rsid w:val="4A4B3E5D"/>
    <w:rsid w:val="4A5DBD18"/>
    <w:rsid w:val="4A901AA0"/>
    <w:rsid w:val="4A976576"/>
    <w:rsid w:val="4AEC4415"/>
    <w:rsid w:val="4AFED357"/>
    <w:rsid w:val="4AFFA9FB"/>
    <w:rsid w:val="4B138457"/>
    <w:rsid w:val="4B3FD828"/>
    <w:rsid w:val="4B84F064"/>
    <w:rsid w:val="4BA27ABD"/>
    <w:rsid w:val="4BA61B63"/>
    <w:rsid w:val="4BBD1DBE"/>
    <w:rsid w:val="4BBE31DD"/>
    <w:rsid w:val="4BD7408E"/>
    <w:rsid w:val="4BD7A6DE"/>
    <w:rsid w:val="4BF0B110"/>
    <w:rsid w:val="4BF18250"/>
    <w:rsid w:val="4BFB90DB"/>
    <w:rsid w:val="4C9B7A5C"/>
    <w:rsid w:val="4C9D0C67"/>
    <w:rsid w:val="4CF96375"/>
    <w:rsid w:val="4E353542"/>
    <w:rsid w:val="4EA5244B"/>
    <w:rsid w:val="4EC7B10F"/>
    <w:rsid w:val="4EDA1B7F"/>
    <w:rsid w:val="4F2652C7"/>
    <w:rsid w:val="4F28AEF1"/>
    <w:rsid w:val="4F3E3E5B"/>
    <w:rsid w:val="4F738C98"/>
    <w:rsid w:val="4FA4DF9A"/>
    <w:rsid w:val="4FB96EFF"/>
    <w:rsid w:val="4FBFB538"/>
    <w:rsid w:val="4FD08B68"/>
    <w:rsid w:val="5091D409"/>
    <w:rsid w:val="50987C67"/>
    <w:rsid w:val="513016D9"/>
    <w:rsid w:val="51EC6A5E"/>
    <w:rsid w:val="5200F8BC"/>
    <w:rsid w:val="52344CC8"/>
    <w:rsid w:val="5266102D"/>
    <w:rsid w:val="527F70A9"/>
    <w:rsid w:val="52D8876A"/>
    <w:rsid w:val="531902BE"/>
    <w:rsid w:val="532B077A"/>
    <w:rsid w:val="535D61D1"/>
    <w:rsid w:val="5362C025"/>
    <w:rsid w:val="537ACDA4"/>
    <w:rsid w:val="539EABCB"/>
    <w:rsid w:val="53C7C34C"/>
    <w:rsid w:val="540F9D04"/>
    <w:rsid w:val="542879FB"/>
    <w:rsid w:val="546F54F5"/>
    <w:rsid w:val="54BBF296"/>
    <w:rsid w:val="55153D0E"/>
    <w:rsid w:val="556BED8A"/>
    <w:rsid w:val="55A686F7"/>
    <w:rsid w:val="55AB6D65"/>
    <w:rsid w:val="55C2ECAB"/>
    <w:rsid w:val="55CDFDA9"/>
    <w:rsid w:val="55E399D6"/>
    <w:rsid w:val="55E90250"/>
    <w:rsid w:val="560D95AD"/>
    <w:rsid w:val="565424F2"/>
    <w:rsid w:val="5707BDEB"/>
    <w:rsid w:val="5730F82E"/>
    <w:rsid w:val="5743F07A"/>
    <w:rsid w:val="57473DC6"/>
    <w:rsid w:val="5764569F"/>
    <w:rsid w:val="577C3681"/>
    <w:rsid w:val="579C10F5"/>
    <w:rsid w:val="581DAC41"/>
    <w:rsid w:val="5830D2F4"/>
    <w:rsid w:val="586C2125"/>
    <w:rsid w:val="58A6D977"/>
    <w:rsid w:val="58FCCFB4"/>
    <w:rsid w:val="59002700"/>
    <w:rsid w:val="590C685D"/>
    <w:rsid w:val="59125B8F"/>
    <w:rsid w:val="5965CE30"/>
    <w:rsid w:val="59A7B33A"/>
    <w:rsid w:val="59CCA355"/>
    <w:rsid w:val="59E72DCB"/>
    <w:rsid w:val="5A45C59B"/>
    <w:rsid w:val="5A47BC7B"/>
    <w:rsid w:val="5A81A848"/>
    <w:rsid w:val="5AA86BF9"/>
    <w:rsid w:val="5AEF92BD"/>
    <w:rsid w:val="5B4C2758"/>
    <w:rsid w:val="5B5387AA"/>
    <w:rsid w:val="5BA35B4A"/>
    <w:rsid w:val="5BAF7A86"/>
    <w:rsid w:val="5BE06D9A"/>
    <w:rsid w:val="5BE195FC"/>
    <w:rsid w:val="5BE32559"/>
    <w:rsid w:val="5BF7FD5D"/>
    <w:rsid w:val="5BF9A4B2"/>
    <w:rsid w:val="5C3E7608"/>
    <w:rsid w:val="5C8E8D9E"/>
    <w:rsid w:val="5CD04665"/>
    <w:rsid w:val="5CD7A427"/>
    <w:rsid w:val="5D18ADB4"/>
    <w:rsid w:val="5D190432"/>
    <w:rsid w:val="5D5EA196"/>
    <w:rsid w:val="5DE5CCB2"/>
    <w:rsid w:val="5DFA7DED"/>
    <w:rsid w:val="5E034A32"/>
    <w:rsid w:val="5E2A5DFF"/>
    <w:rsid w:val="5E32090F"/>
    <w:rsid w:val="5E37346D"/>
    <w:rsid w:val="5E737488"/>
    <w:rsid w:val="5EEA683C"/>
    <w:rsid w:val="5EFF8DE9"/>
    <w:rsid w:val="5F12CFD0"/>
    <w:rsid w:val="5F2A6F26"/>
    <w:rsid w:val="5F5911EB"/>
    <w:rsid w:val="5F83210D"/>
    <w:rsid w:val="5F9A4C64"/>
    <w:rsid w:val="60009116"/>
    <w:rsid w:val="601F94F9"/>
    <w:rsid w:val="61386A15"/>
    <w:rsid w:val="613DB9EE"/>
    <w:rsid w:val="613E9BF3"/>
    <w:rsid w:val="6189E039"/>
    <w:rsid w:val="62129CCE"/>
    <w:rsid w:val="621F34CA"/>
    <w:rsid w:val="624A7092"/>
    <w:rsid w:val="6262B535"/>
    <w:rsid w:val="628D206B"/>
    <w:rsid w:val="629F6672"/>
    <w:rsid w:val="62DE73FD"/>
    <w:rsid w:val="630CA279"/>
    <w:rsid w:val="6310319F"/>
    <w:rsid w:val="6325B09A"/>
    <w:rsid w:val="632BFD05"/>
    <w:rsid w:val="63AE6D2F"/>
    <w:rsid w:val="63B57AC4"/>
    <w:rsid w:val="63BB052B"/>
    <w:rsid w:val="63E85CBC"/>
    <w:rsid w:val="64C180FB"/>
    <w:rsid w:val="64E2B60C"/>
    <w:rsid w:val="6536DBE1"/>
    <w:rsid w:val="654A3D90"/>
    <w:rsid w:val="6556D58C"/>
    <w:rsid w:val="65AFA122"/>
    <w:rsid w:val="65CDC288"/>
    <w:rsid w:val="65E6978E"/>
    <w:rsid w:val="66466BB5"/>
    <w:rsid w:val="66474595"/>
    <w:rsid w:val="66745E08"/>
    <w:rsid w:val="66A59355"/>
    <w:rsid w:val="66DEEB13"/>
    <w:rsid w:val="670AF86E"/>
    <w:rsid w:val="670D4C50"/>
    <w:rsid w:val="6718E984"/>
    <w:rsid w:val="67290907"/>
    <w:rsid w:val="67297646"/>
    <w:rsid w:val="67511E4D"/>
    <w:rsid w:val="67654F16"/>
    <w:rsid w:val="6791F6FA"/>
    <w:rsid w:val="67A12523"/>
    <w:rsid w:val="684A08B5"/>
    <w:rsid w:val="6881DE52"/>
    <w:rsid w:val="6892677D"/>
    <w:rsid w:val="68B0A863"/>
    <w:rsid w:val="69E08938"/>
    <w:rsid w:val="69FF1BFC"/>
    <w:rsid w:val="6A1DAEB3"/>
    <w:rsid w:val="6AA0EBA9"/>
    <w:rsid w:val="6AB2CDB9"/>
    <w:rsid w:val="6AF561F6"/>
    <w:rsid w:val="6B10CE8D"/>
    <w:rsid w:val="6B182702"/>
    <w:rsid w:val="6B696346"/>
    <w:rsid w:val="6B704ADC"/>
    <w:rsid w:val="6B8CB5C1"/>
    <w:rsid w:val="6C913257"/>
    <w:rsid w:val="6CAC9EEE"/>
    <w:rsid w:val="6D214B2A"/>
    <w:rsid w:val="6D490234"/>
    <w:rsid w:val="6D554F75"/>
    <w:rsid w:val="6D5FDFC5"/>
    <w:rsid w:val="6D9A4831"/>
    <w:rsid w:val="6DBBA5A9"/>
    <w:rsid w:val="6DF470D5"/>
    <w:rsid w:val="6E0F6637"/>
    <w:rsid w:val="6E13DA5B"/>
    <w:rsid w:val="6E2E0D67"/>
    <w:rsid w:val="6E840D57"/>
    <w:rsid w:val="6E883B3C"/>
    <w:rsid w:val="6E955B46"/>
    <w:rsid w:val="6EC8E8AC"/>
    <w:rsid w:val="6ED75D60"/>
    <w:rsid w:val="6ED77C96"/>
    <w:rsid w:val="6EE5876B"/>
    <w:rsid w:val="6F1169DA"/>
    <w:rsid w:val="6F29B51F"/>
    <w:rsid w:val="70159EF1"/>
    <w:rsid w:val="701D1B31"/>
    <w:rsid w:val="70677A99"/>
    <w:rsid w:val="7076C873"/>
    <w:rsid w:val="7166D4B6"/>
    <w:rsid w:val="719F5E91"/>
    <w:rsid w:val="727DDB58"/>
    <w:rsid w:val="729744CE"/>
    <w:rsid w:val="73A244E2"/>
    <w:rsid w:val="73B75C91"/>
    <w:rsid w:val="73B7D5DA"/>
    <w:rsid w:val="741A4171"/>
    <w:rsid w:val="74831BDF"/>
    <w:rsid w:val="74E1F9C8"/>
    <w:rsid w:val="753AEBBC"/>
    <w:rsid w:val="75684EE0"/>
    <w:rsid w:val="7597A383"/>
    <w:rsid w:val="75D0F33B"/>
    <w:rsid w:val="7600DB40"/>
    <w:rsid w:val="76310380"/>
    <w:rsid w:val="7654145E"/>
    <w:rsid w:val="76A318C3"/>
    <w:rsid w:val="76A75D15"/>
    <w:rsid w:val="76D755EE"/>
    <w:rsid w:val="77221B8D"/>
    <w:rsid w:val="77A59899"/>
    <w:rsid w:val="77D83F84"/>
    <w:rsid w:val="7873264F"/>
    <w:rsid w:val="7875B605"/>
    <w:rsid w:val="78790012"/>
    <w:rsid w:val="78858219"/>
    <w:rsid w:val="78E7391D"/>
    <w:rsid w:val="7931C0AD"/>
    <w:rsid w:val="79604AD5"/>
    <w:rsid w:val="796E4739"/>
    <w:rsid w:val="79792AD0"/>
    <w:rsid w:val="798208E2"/>
    <w:rsid w:val="7A01D129"/>
    <w:rsid w:val="7A085CEE"/>
    <w:rsid w:val="7A0EF6B0"/>
    <w:rsid w:val="7A267C7E"/>
    <w:rsid w:val="7A78E10E"/>
    <w:rsid w:val="7AF29EC7"/>
    <w:rsid w:val="7B1E497D"/>
    <w:rsid w:val="7B2270DF"/>
    <w:rsid w:val="7B2F35AF"/>
    <w:rsid w:val="7B513B4C"/>
    <w:rsid w:val="7B55F960"/>
    <w:rsid w:val="7B682AA0"/>
    <w:rsid w:val="7B7C65B1"/>
    <w:rsid w:val="7B8E0907"/>
    <w:rsid w:val="7BAAC711"/>
    <w:rsid w:val="7BBCFE07"/>
    <w:rsid w:val="7C5202C9"/>
    <w:rsid w:val="7CE37373"/>
    <w:rsid w:val="7CE44FF6"/>
    <w:rsid w:val="7CEC28CF"/>
    <w:rsid w:val="7D2F8C27"/>
    <w:rsid w:val="7D58CE68"/>
    <w:rsid w:val="7D922C02"/>
    <w:rsid w:val="7E1D304D"/>
    <w:rsid w:val="7E4C9BF3"/>
    <w:rsid w:val="7E6C909F"/>
    <w:rsid w:val="7E7FFD62"/>
    <w:rsid w:val="7EA68250"/>
    <w:rsid w:val="7EE88C22"/>
    <w:rsid w:val="7F985711"/>
    <w:rsid w:val="7FE86C54"/>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C105C"/>
  <w15:chartTrackingRefBased/>
  <w15:docId w15:val="{B4992743-BABD-4AE8-871B-654DC3E51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1BE"/>
  </w:style>
  <w:style w:type="paragraph" w:styleId="Rubrik1">
    <w:name w:val="heading 1"/>
    <w:basedOn w:val="Normal"/>
    <w:next w:val="Normal"/>
    <w:link w:val="Rubrik1Char"/>
    <w:uiPriority w:val="9"/>
    <w:qFormat/>
    <w:rsid w:val="00C740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unhideWhenUsed/>
    <w:qFormat/>
    <w:rsid w:val="00C740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unhideWhenUsed/>
    <w:qFormat/>
    <w:rsid w:val="00D05F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74085"/>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rsid w:val="00C74085"/>
    <w:rPr>
      <w:rFonts w:asciiTheme="majorHAnsi" w:eastAsiaTheme="majorEastAsia" w:hAnsiTheme="majorHAnsi" w:cstheme="majorBidi"/>
      <w:color w:val="2F5496" w:themeColor="accent1" w:themeShade="BF"/>
      <w:sz w:val="26"/>
      <w:szCs w:val="26"/>
    </w:rPr>
  </w:style>
  <w:style w:type="paragraph" w:styleId="Liststycke">
    <w:name w:val="List Paragraph"/>
    <w:basedOn w:val="Normal"/>
    <w:uiPriority w:val="34"/>
    <w:qFormat/>
    <w:rsid w:val="00C74085"/>
    <w:pPr>
      <w:ind w:left="720"/>
      <w:contextualSpacing/>
    </w:pPr>
  </w:style>
  <w:style w:type="character" w:customStyle="1" w:styleId="Rubrik3Char">
    <w:name w:val="Rubrik 3 Char"/>
    <w:basedOn w:val="Standardstycketeckensnitt"/>
    <w:link w:val="Rubrik3"/>
    <w:uiPriority w:val="9"/>
    <w:rsid w:val="00D05FE0"/>
    <w:rPr>
      <w:rFonts w:asciiTheme="majorHAnsi" w:eastAsiaTheme="majorEastAsia" w:hAnsiTheme="majorHAnsi" w:cstheme="majorBidi"/>
      <w:color w:val="1F3763" w:themeColor="accent1" w:themeShade="7F"/>
      <w:sz w:val="24"/>
      <w:szCs w:val="24"/>
    </w:rPr>
  </w:style>
  <w:style w:type="paragraph" w:styleId="Underrubrik">
    <w:name w:val="Subtitle"/>
    <w:basedOn w:val="Normal"/>
    <w:next w:val="Normal"/>
    <w:link w:val="UnderrubrikChar"/>
    <w:uiPriority w:val="11"/>
    <w:qFormat/>
    <w:rsid w:val="00D05FE0"/>
    <w:pPr>
      <w:numPr>
        <w:ilvl w:val="1"/>
      </w:numPr>
    </w:pPr>
    <w:rPr>
      <w:rFonts w:eastAsiaTheme="minorEastAsia"/>
      <w:color w:val="5A5A5A" w:themeColor="text1" w:themeTint="A5"/>
      <w:spacing w:val="15"/>
    </w:rPr>
  </w:style>
  <w:style w:type="character" w:customStyle="1" w:styleId="UnderrubrikChar">
    <w:name w:val="Underrubrik Char"/>
    <w:basedOn w:val="Standardstycketeckensnitt"/>
    <w:link w:val="Underrubrik"/>
    <w:uiPriority w:val="11"/>
    <w:rsid w:val="00D05FE0"/>
    <w:rPr>
      <w:rFonts w:eastAsiaTheme="minorEastAsia"/>
      <w:color w:val="5A5A5A" w:themeColor="text1" w:themeTint="A5"/>
      <w:spacing w:val="15"/>
    </w:rPr>
  </w:style>
  <w:style w:type="character" w:styleId="Hyperlnk">
    <w:name w:val="Hyperlink"/>
    <w:basedOn w:val="Standardstycketeckensnitt"/>
    <w:uiPriority w:val="99"/>
    <w:unhideWhenUsed/>
    <w:rsid w:val="008C33BE"/>
    <w:rPr>
      <w:color w:val="0563C1" w:themeColor="hyperlink"/>
      <w:u w:val="single"/>
    </w:rPr>
  </w:style>
  <w:style w:type="table" w:styleId="Tabellrutnt">
    <w:name w:val="Table Grid"/>
    <w:basedOn w:val="Normaltabell"/>
    <w:uiPriority w:val="39"/>
    <w:rsid w:val="00030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tshllartext">
    <w:name w:val="Placeholder Text"/>
    <w:basedOn w:val="Standardstycketeckensnitt"/>
    <w:uiPriority w:val="99"/>
    <w:semiHidden/>
    <w:rsid w:val="000301C1"/>
    <w:rPr>
      <w:color w:val="808080"/>
    </w:rPr>
  </w:style>
  <w:style w:type="character" w:styleId="Kommentarsreferens">
    <w:name w:val="annotation reference"/>
    <w:basedOn w:val="Standardstycketeckensnitt"/>
    <w:uiPriority w:val="99"/>
    <w:semiHidden/>
    <w:unhideWhenUsed/>
    <w:rsid w:val="009859C0"/>
    <w:rPr>
      <w:sz w:val="16"/>
      <w:szCs w:val="16"/>
    </w:rPr>
  </w:style>
  <w:style w:type="paragraph" w:styleId="Kommentarer">
    <w:name w:val="annotation text"/>
    <w:basedOn w:val="Normal"/>
    <w:link w:val="KommentarerChar"/>
    <w:uiPriority w:val="99"/>
    <w:unhideWhenUsed/>
    <w:rsid w:val="009859C0"/>
    <w:pPr>
      <w:spacing w:line="240" w:lineRule="auto"/>
    </w:pPr>
    <w:rPr>
      <w:sz w:val="20"/>
      <w:szCs w:val="20"/>
    </w:rPr>
  </w:style>
  <w:style w:type="character" w:customStyle="1" w:styleId="KommentarerChar">
    <w:name w:val="Kommentarer Char"/>
    <w:basedOn w:val="Standardstycketeckensnitt"/>
    <w:link w:val="Kommentarer"/>
    <w:uiPriority w:val="99"/>
    <w:rsid w:val="009859C0"/>
    <w:rPr>
      <w:sz w:val="20"/>
      <w:szCs w:val="20"/>
    </w:rPr>
  </w:style>
  <w:style w:type="paragraph" w:customStyle="1" w:styleId="KSLNormal">
    <w:name w:val="KSL Normal"/>
    <w:link w:val="KSLNormalChar"/>
    <w:rsid w:val="00F53A47"/>
    <w:pPr>
      <w:spacing w:after="0" w:line="260" w:lineRule="exact"/>
    </w:pPr>
    <w:rPr>
      <w:rFonts w:ascii="Times New Roman" w:eastAsia="Times New Roman" w:hAnsi="Times New Roman" w:cs="Times New Roman"/>
      <w:sz w:val="24"/>
      <w:szCs w:val="20"/>
    </w:rPr>
  </w:style>
  <w:style w:type="character" w:customStyle="1" w:styleId="KSLNormalChar">
    <w:name w:val="KSL Normal Char"/>
    <w:link w:val="KSLNormal"/>
    <w:rsid w:val="00F53A47"/>
    <w:rPr>
      <w:rFonts w:ascii="Times New Roman" w:eastAsia="Times New Roman" w:hAnsi="Times New Roman" w:cs="Times New Roman"/>
      <w:sz w:val="24"/>
      <w:szCs w:val="20"/>
    </w:rPr>
  </w:style>
  <w:style w:type="paragraph" w:styleId="Kommentarsmne">
    <w:name w:val="annotation subject"/>
    <w:basedOn w:val="Kommentarer"/>
    <w:next w:val="Kommentarer"/>
    <w:link w:val="KommentarsmneChar"/>
    <w:uiPriority w:val="99"/>
    <w:semiHidden/>
    <w:unhideWhenUsed/>
    <w:rsid w:val="003D330B"/>
    <w:rPr>
      <w:b/>
      <w:bCs/>
    </w:rPr>
  </w:style>
  <w:style w:type="character" w:customStyle="1" w:styleId="KommentarsmneChar">
    <w:name w:val="Kommentarsämne Char"/>
    <w:basedOn w:val="KommentarerChar"/>
    <w:link w:val="Kommentarsmne"/>
    <w:uiPriority w:val="99"/>
    <w:semiHidden/>
    <w:rsid w:val="003D330B"/>
    <w:rPr>
      <w:b/>
      <w:bCs/>
      <w:sz w:val="20"/>
      <w:szCs w:val="20"/>
    </w:rPr>
  </w:style>
  <w:style w:type="paragraph" w:customStyle="1" w:styleId="Default">
    <w:name w:val="Default"/>
    <w:rsid w:val="00F321D0"/>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9868A2"/>
    <w:pPr>
      <w:spacing w:after="0" w:line="240" w:lineRule="auto"/>
    </w:pPr>
  </w:style>
  <w:style w:type="paragraph" w:styleId="Normalwebb">
    <w:name w:val="Normal (Web)"/>
    <w:basedOn w:val="Normal"/>
    <w:uiPriority w:val="99"/>
    <w:unhideWhenUsed/>
    <w:rsid w:val="007876DE"/>
    <w:pPr>
      <w:spacing w:before="100" w:beforeAutospacing="1" w:after="100" w:afterAutospacing="1" w:line="240" w:lineRule="auto"/>
    </w:pPr>
    <w:rPr>
      <w:rFonts w:ascii="Times New Roman" w:eastAsia="Times New Roman" w:hAnsi="Times New Roman" w:cs="Times New Roman"/>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83498">
      <w:bodyDiv w:val="1"/>
      <w:marLeft w:val="0"/>
      <w:marRight w:val="0"/>
      <w:marTop w:val="0"/>
      <w:marBottom w:val="0"/>
      <w:divBdr>
        <w:top w:val="none" w:sz="0" w:space="0" w:color="auto"/>
        <w:left w:val="none" w:sz="0" w:space="0" w:color="auto"/>
        <w:bottom w:val="none" w:sz="0" w:space="0" w:color="auto"/>
        <w:right w:val="none" w:sz="0" w:space="0" w:color="auto"/>
      </w:divBdr>
    </w:div>
    <w:div w:id="259609260">
      <w:bodyDiv w:val="1"/>
      <w:marLeft w:val="0"/>
      <w:marRight w:val="0"/>
      <w:marTop w:val="0"/>
      <w:marBottom w:val="0"/>
      <w:divBdr>
        <w:top w:val="none" w:sz="0" w:space="0" w:color="auto"/>
        <w:left w:val="none" w:sz="0" w:space="0" w:color="auto"/>
        <w:bottom w:val="none" w:sz="0" w:space="0" w:color="auto"/>
        <w:right w:val="none" w:sz="0" w:space="0" w:color="auto"/>
      </w:divBdr>
    </w:div>
    <w:div w:id="646978846">
      <w:bodyDiv w:val="1"/>
      <w:marLeft w:val="0"/>
      <w:marRight w:val="0"/>
      <w:marTop w:val="0"/>
      <w:marBottom w:val="0"/>
      <w:divBdr>
        <w:top w:val="none" w:sz="0" w:space="0" w:color="auto"/>
        <w:left w:val="none" w:sz="0" w:space="0" w:color="auto"/>
        <w:bottom w:val="none" w:sz="0" w:space="0" w:color="auto"/>
        <w:right w:val="none" w:sz="0" w:space="0" w:color="auto"/>
      </w:divBdr>
    </w:div>
    <w:div w:id="753287246">
      <w:bodyDiv w:val="1"/>
      <w:marLeft w:val="0"/>
      <w:marRight w:val="0"/>
      <w:marTop w:val="0"/>
      <w:marBottom w:val="0"/>
      <w:divBdr>
        <w:top w:val="none" w:sz="0" w:space="0" w:color="auto"/>
        <w:left w:val="none" w:sz="0" w:space="0" w:color="auto"/>
        <w:bottom w:val="none" w:sz="0" w:space="0" w:color="auto"/>
        <w:right w:val="none" w:sz="0" w:space="0" w:color="auto"/>
      </w:divBdr>
    </w:div>
    <w:div w:id="1171331789">
      <w:bodyDiv w:val="1"/>
      <w:marLeft w:val="0"/>
      <w:marRight w:val="0"/>
      <w:marTop w:val="0"/>
      <w:marBottom w:val="0"/>
      <w:divBdr>
        <w:top w:val="none" w:sz="0" w:space="0" w:color="auto"/>
        <w:left w:val="none" w:sz="0" w:space="0" w:color="auto"/>
        <w:bottom w:val="none" w:sz="0" w:space="0" w:color="auto"/>
        <w:right w:val="none" w:sz="0" w:space="0" w:color="auto"/>
      </w:divBdr>
      <w:divsChild>
        <w:div w:id="1942181727">
          <w:marLeft w:val="0"/>
          <w:marRight w:val="0"/>
          <w:marTop w:val="0"/>
          <w:marBottom w:val="0"/>
          <w:divBdr>
            <w:top w:val="none" w:sz="0" w:space="0" w:color="auto"/>
            <w:left w:val="none" w:sz="0" w:space="0" w:color="auto"/>
            <w:bottom w:val="none" w:sz="0" w:space="0" w:color="auto"/>
            <w:right w:val="none" w:sz="0" w:space="0" w:color="auto"/>
          </w:divBdr>
        </w:div>
        <w:div w:id="1996453328">
          <w:marLeft w:val="0"/>
          <w:marRight w:val="0"/>
          <w:marTop w:val="0"/>
          <w:marBottom w:val="0"/>
          <w:divBdr>
            <w:top w:val="none" w:sz="0" w:space="0" w:color="auto"/>
            <w:left w:val="none" w:sz="0" w:space="0" w:color="auto"/>
            <w:bottom w:val="none" w:sz="0" w:space="0" w:color="auto"/>
            <w:right w:val="none" w:sz="0" w:space="0" w:color="auto"/>
          </w:divBdr>
        </w:div>
      </w:divsChild>
    </w:div>
    <w:div w:id="1404332956">
      <w:bodyDiv w:val="1"/>
      <w:marLeft w:val="0"/>
      <w:marRight w:val="0"/>
      <w:marTop w:val="0"/>
      <w:marBottom w:val="0"/>
      <w:divBdr>
        <w:top w:val="none" w:sz="0" w:space="0" w:color="auto"/>
        <w:left w:val="none" w:sz="0" w:space="0" w:color="auto"/>
        <w:bottom w:val="none" w:sz="0" w:space="0" w:color="auto"/>
        <w:right w:val="none" w:sz="0" w:space="0" w:color="auto"/>
      </w:divBdr>
    </w:div>
    <w:div w:id="1748964585">
      <w:bodyDiv w:val="1"/>
      <w:marLeft w:val="0"/>
      <w:marRight w:val="0"/>
      <w:marTop w:val="0"/>
      <w:marBottom w:val="0"/>
      <w:divBdr>
        <w:top w:val="none" w:sz="0" w:space="0" w:color="auto"/>
        <w:left w:val="none" w:sz="0" w:space="0" w:color="auto"/>
        <w:bottom w:val="none" w:sz="0" w:space="0" w:color="auto"/>
        <w:right w:val="none" w:sz="0" w:space="0" w:color="auto"/>
      </w:divBdr>
    </w:div>
    <w:div w:id="1935085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glossaryDocument" Target="glossary/document.xml"/><Relationship Id="rId4" Type="http://schemas.openxmlformats.org/officeDocument/2006/relationships/numbering" Target="numbering.xml"/><Relationship Id="rId9"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CC95153C39E46DE8FBB0299F8639E44"/>
        <w:category>
          <w:name w:val="Allmänt"/>
          <w:gallery w:val="placeholder"/>
        </w:category>
        <w:types>
          <w:type w:val="bbPlcHdr"/>
        </w:types>
        <w:behaviors>
          <w:behavior w:val="content"/>
        </w:behaviors>
        <w:guid w:val="{144CE4C5-A02E-45DD-AD9C-0939938B0FBA}"/>
      </w:docPartPr>
      <w:docPartBody>
        <w:p w:rsidR="007B127A" w:rsidRDefault="00971B96" w:rsidP="00971B96">
          <w:pPr>
            <w:pStyle w:val="BCC95153C39E46DE8FBB0299F8639E441"/>
          </w:pPr>
          <w:r w:rsidRPr="00011DDD">
            <w:rPr>
              <w:rStyle w:val="Platshllartext"/>
              <w:rFonts w:ascii="Corbel" w:hAnsi="Corbel"/>
            </w:rPr>
            <w:t>Klicka eller tryck här för att ange text.</w:t>
          </w:r>
        </w:p>
      </w:docPartBody>
    </w:docPart>
    <w:docPart>
      <w:docPartPr>
        <w:name w:val="478157B1739C4839B9CA9234FC4F0206"/>
        <w:category>
          <w:name w:val="Allmänt"/>
          <w:gallery w:val="placeholder"/>
        </w:category>
        <w:types>
          <w:type w:val="bbPlcHdr"/>
        </w:types>
        <w:behaviors>
          <w:behavior w:val="content"/>
        </w:behaviors>
        <w:guid w:val="{1679CCD6-041C-40AF-9A65-1AC00FDF8C56}"/>
      </w:docPartPr>
      <w:docPartBody>
        <w:p w:rsidR="007B127A" w:rsidRDefault="00971B96" w:rsidP="00971B96">
          <w:pPr>
            <w:pStyle w:val="478157B1739C4839B9CA9234FC4F02061"/>
          </w:pPr>
          <w:r w:rsidRPr="00011DDD">
            <w:rPr>
              <w:rStyle w:val="Platshllartext"/>
              <w:rFonts w:ascii="Corbel" w:hAnsi="Corbel"/>
            </w:rPr>
            <w:t>Klicka eller tryck här för att ange text.</w:t>
          </w:r>
        </w:p>
      </w:docPartBody>
    </w:docPart>
    <w:docPart>
      <w:docPartPr>
        <w:name w:val="A67C0E916A894AEABCF509D2B4EB6E62"/>
        <w:category>
          <w:name w:val="Allmänt"/>
          <w:gallery w:val="placeholder"/>
        </w:category>
        <w:types>
          <w:type w:val="bbPlcHdr"/>
        </w:types>
        <w:behaviors>
          <w:behavior w:val="content"/>
        </w:behaviors>
        <w:guid w:val="{D98C15E5-9530-4F7E-B7FA-967F78490A52}"/>
      </w:docPartPr>
      <w:docPartBody>
        <w:p w:rsidR="007B127A" w:rsidRDefault="00971B96" w:rsidP="00971B96">
          <w:pPr>
            <w:pStyle w:val="A67C0E916A894AEABCF509D2B4EB6E621"/>
          </w:pPr>
          <w:r w:rsidRPr="00011DDD">
            <w:rPr>
              <w:rStyle w:val="Platshllartext"/>
              <w:rFonts w:ascii="Corbel" w:hAnsi="Corbel"/>
            </w:rPr>
            <w:t>Klicka eller tryck här för att ange text.</w:t>
          </w:r>
        </w:p>
      </w:docPartBody>
    </w:docPart>
    <w:docPart>
      <w:docPartPr>
        <w:name w:val="FD9AFF8B6D224548B4F74AD56BEBFED6"/>
        <w:category>
          <w:name w:val="Allmänt"/>
          <w:gallery w:val="placeholder"/>
        </w:category>
        <w:types>
          <w:type w:val="bbPlcHdr"/>
        </w:types>
        <w:behaviors>
          <w:behavior w:val="content"/>
        </w:behaviors>
        <w:guid w:val="{0BEF188E-ACED-46E2-A727-ADCCD3E8E454}"/>
      </w:docPartPr>
      <w:docPartBody>
        <w:p w:rsidR="007B127A" w:rsidRDefault="00971B96" w:rsidP="00971B96">
          <w:pPr>
            <w:pStyle w:val="FD9AFF8B6D224548B4F74AD56BEBFED61"/>
          </w:pPr>
          <w:r w:rsidRPr="00011DDD">
            <w:rPr>
              <w:rStyle w:val="Platshllartext"/>
              <w:rFonts w:ascii="Corbel" w:hAnsi="Corbel"/>
            </w:rPr>
            <w:t>Klicka eller tryck här för att ange text.</w:t>
          </w:r>
        </w:p>
      </w:docPartBody>
    </w:docPart>
    <w:docPart>
      <w:docPartPr>
        <w:name w:val="DF5EB07A4D0246C69CFAFD6D05FAE40C"/>
        <w:category>
          <w:name w:val="Allmänt"/>
          <w:gallery w:val="placeholder"/>
        </w:category>
        <w:types>
          <w:type w:val="bbPlcHdr"/>
        </w:types>
        <w:behaviors>
          <w:behavior w:val="content"/>
        </w:behaviors>
        <w:guid w:val="{4981BDA0-7579-45BC-A10D-73EAB14149BF}"/>
      </w:docPartPr>
      <w:docPartBody>
        <w:p w:rsidR="007B127A" w:rsidRDefault="00971B96" w:rsidP="00971B96">
          <w:pPr>
            <w:pStyle w:val="DF5EB07A4D0246C69CFAFD6D05FAE40C1"/>
          </w:pPr>
          <w:r w:rsidRPr="00011DDD">
            <w:rPr>
              <w:rStyle w:val="Platshllartext"/>
              <w:rFonts w:ascii="Corbel" w:hAnsi="Corbel"/>
            </w:rPr>
            <w:t>Klicka eller tryck här för att ange text.</w:t>
          </w:r>
        </w:p>
      </w:docPartBody>
    </w:docPart>
    <w:docPart>
      <w:docPartPr>
        <w:name w:val="16374EC9156B4127BF466D136150F973"/>
        <w:category>
          <w:name w:val="Allmänt"/>
          <w:gallery w:val="placeholder"/>
        </w:category>
        <w:types>
          <w:type w:val="bbPlcHdr"/>
        </w:types>
        <w:behaviors>
          <w:behavior w:val="content"/>
        </w:behaviors>
        <w:guid w:val="{CE32FF6E-AA7E-4CE0-BA59-64A196AC577D}"/>
      </w:docPartPr>
      <w:docPartBody>
        <w:p w:rsidR="007B127A" w:rsidRDefault="00971B96" w:rsidP="00971B96">
          <w:pPr>
            <w:pStyle w:val="16374EC9156B4127BF466D136150F9731"/>
          </w:pPr>
          <w:r w:rsidRPr="00011DDD">
            <w:rPr>
              <w:rStyle w:val="Platshllartext"/>
              <w:rFonts w:ascii="Corbel" w:hAnsi="Corbel"/>
            </w:rPr>
            <w:t>Klicka eller tryck här för att ange text.</w:t>
          </w:r>
        </w:p>
      </w:docPartBody>
    </w:docPart>
    <w:docPart>
      <w:docPartPr>
        <w:name w:val="D495514945114B6B98CEB553DAB9222F"/>
        <w:category>
          <w:name w:val="Allmänt"/>
          <w:gallery w:val="placeholder"/>
        </w:category>
        <w:types>
          <w:type w:val="bbPlcHdr"/>
        </w:types>
        <w:behaviors>
          <w:behavior w:val="content"/>
        </w:behaviors>
        <w:guid w:val="{3616AAF1-7BF5-4F59-B1D7-0B71AF9AEC6A}"/>
      </w:docPartPr>
      <w:docPartBody>
        <w:p w:rsidR="00370EC9" w:rsidRDefault="00971B96" w:rsidP="00971B96">
          <w:pPr>
            <w:pStyle w:val="D495514945114B6B98CEB553DAB9222F1"/>
          </w:pPr>
          <w:r w:rsidRPr="00011DDD">
            <w:rPr>
              <w:rStyle w:val="Platshllartext"/>
              <w:rFonts w:ascii="Corbel" w:hAnsi="Corbel"/>
            </w:rPr>
            <w:t>Klicka eller tryck här för att ange text.</w:t>
          </w:r>
        </w:p>
      </w:docPartBody>
    </w:docPart>
    <w:docPart>
      <w:docPartPr>
        <w:name w:val="C933BB15AADE43FF93EE9C3DC1CC5BB2"/>
        <w:category>
          <w:name w:val="Allmänt"/>
          <w:gallery w:val="placeholder"/>
        </w:category>
        <w:types>
          <w:type w:val="bbPlcHdr"/>
        </w:types>
        <w:behaviors>
          <w:behavior w:val="content"/>
        </w:behaviors>
        <w:guid w:val="{40BBE912-E341-4789-B507-C522791735F9}"/>
      </w:docPartPr>
      <w:docPartBody>
        <w:p w:rsidR="00370EC9" w:rsidRDefault="00971B96" w:rsidP="00971B96">
          <w:pPr>
            <w:pStyle w:val="C933BB15AADE43FF93EE9C3DC1CC5BB21"/>
          </w:pPr>
          <w:r w:rsidRPr="00011DDD">
            <w:rPr>
              <w:rStyle w:val="Platshllartext"/>
              <w:rFonts w:ascii="Corbel" w:hAnsi="Corbel"/>
            </w:rPr>
            <w:t>Klicka eller tryck här för att ange text.</w:t>
          </w:r>
        </w:p>
      </w:docPartBody>
    </w:docPart>
    <w:docPart>
      <w:docPartPr>
        <w:name w:val="D5B336365DE64C9D81CF5F3CD0E11AD6"/>
        <w:category>
          <w:name w:val="Allmänt"/>
          <w:gallery w:val="placeholder"/>
        </w:category>
        <w:types>
          <w:type w:val="bbPlcHdr"/>
        </w:types>
        <w:behaviors>
          <w:behavior w:val="content"/>
        </w:behaviors>
        <w:guid w:val="{1202A229-DCE0-4F5F-97D7-A6D7C5A61607}"/>
      </w:docPartPr>
      <w:docPartBody>
        <w:p w:rsidR="00370EC9" w:rsidRDefault="00971B96" w:rsidP="00971B96">
          <w:pPr>
            <w:pStyle w:val="D5B336365DE64C9D81CF5F3CD0E11AD61"/>
          </w:pPr>
          <w:r w:rsidRPr="00011DDD">
            <w:rPr>
              <w:rStyle w:val="Platshllartext"/>
              <w:rFonts w:ascii="Corbel" w:hAnsi="Corbel"/>
            </w:rPr>
            <w:t>Klicka eller tryck här för att ange text.</w:t>
          </w:r>
        </w:p>
      </w:docPartBody>
    </w:docPart>
    <w:docPart>
      <w:docPartPr>
        <w:name w:val="6F2B4ABC627C49D791F5355B64E74B16"/>
        <w:category>
          <w:name w:val="Allmänt"/>
          <w:gallery w:val="placeholder"/>
        </w:category>
        <w:types>
          <w:type w:val="bbPlcHdr"/>
        </w:types>
        <w:behaviors>
          <w:behavior w:val="content"/>
        </w:behaviors>
        <w:guid w:val="{E69C6F62-F57D-4EE4-8B7D-12E6630C02D9}"/>
      </w:docPartPr>
      <w:docPartBody>
        <w:p w:rsidR="00370EC9" w:rsidRDefault="00971B96" w:rsidP="00971B96">
          <w:pPr>
            <w:pStyle w:val="6F2B4ABC627C49D791F5355B64E74B161"/>
          </w:pPr>
          <w:r w:rsidRPr="00011DDD">
            <w:rPr>
              <w:rStyle w:val="Platshllartext"/>
              <w:rFonts w:ascii="Corbel" w:hAnsi="Corbel" w:cs="Calibri"/>
            </w:rPr>
            <w:t>Klicka eller tryck här för att ange text.</w:t>
          </w:r>
        </w:p>
      </w:docPartBody>
    </w:docPart>
    <w:docPart>
      <w:docPartPr>
        <w:name w:val="DCAAE3EE92B54198A11AB03C133B9C3B"/>
        <w:category>
          <w:name w:val="Allmänt"/>
          <w:gallery w:val="placeholder"/>
        </w:category>
        <w:types>
          <w:type w:val="bbPlcHdr"/>
        </w:types>
        <w:behaviors>
          <w:behavior w:val="content"/>
        </w:behaviors>
        <w:guid w:val="{6AB73630-824F-4BC0-B6AD-AC4EF7A087D5}"/>
      </w:docPartPr>
      <w:docPartBody>
        <w:p w:rsidR="00370EC9" w:rsidRDefault="00971B96" w:rsidP="00971B96">
          <w:pPr>
            <w:pStyle w:val="DCAAE3EE92B54198A11AB03C133B9C3B1"/>
          </w:pPr>
          <w:r w:rsidRPr="00011DDD">
            <w:rPr>
              <w:rStyle w:val="Platshllartext"/>
              <w:rFonts w:ascii="Corbel" w:hAnsi="Corbel"/>
            </w:rPr>
            <w:t>Klicka eller tryck här för att ange text.</w:t>
          </w:r>
        </w:p>
      </w:docPartBody>
    </w:docPart>
    <w:docPart>
      <w:docPartPr>
        <w:name w:val="FE8FF8E2DED445BB86C9C6901AF4781D"/>
        <w:category>
          <w:name w:val="Allmänt"/>
          <w:gallery w:val="placeholder"/>
        </w:category>
        <w:types>
          <w:type w:val="bbPlcHdr"/>
        </w:types>
        <w:behaviors>
          <w:behavior w:val="content"/>
        </w:behaviors>
        <w:guid w:val="{621BDFAF-2356-42CA-A3B9-1B780A8FDB12}"/>
      </w:docPartPr>
      <w:docPartBody>
        <w:p w:rsidR="00370EC9" w:rsidRDefault="00971B96" w:rsidP="00971B96">
          <w:pPr>
            <w:pStyle w:val="FE8FF8E2DED445BB86C9C6901AF4781D1"/>
          </w:pPr>
          <w:r w:rsidRPr="00011DDD">
            <w:rPr>
              <w:rStyle w:val="Platshllartext"/>
              <w:rFonts w:ascii="Corbel" w:hAnsi="Corbel"/>
            </w:rPr>
            <w:t>Klicka eller tryck här för att ange text.</w:t>
          </w:r>
        </w:p>
      </w:docPartBody>
    </w:docPart>
    <w:docPart>
      <w:docPartPr>
        <w:name w:val="EB45FA82B9324B9E82A0A6F9DA8835C4"/>
        <w:category>
          <w:name w:val="Allmänt"/>
          <w:gallery w:val="placeholder"/>
        </w:category>
        <w:types>
          <w:type w:val="bbPlcHdr"/>
        </w:types>
        <w:behaviors>
          <w:behavior w:val="content"/>
        </w:behaviors>
        <w:guid w:val="{3135DC58-C18D-4A34-BB7F-8782E1609035}"/>
      </w:docPartPr>
      <w:docPartBody>
        <w:p w:rsidR="00370EC9" w:rsidRDefault="00971B96" w:rsidP="00971B96">
          <w:pPr>
            <w:pStyle w:val="EB45FA82B9324B9E82A0A6F9DA8835C41"/>
          </w:pPr>
          <w:r w:rsidRPr="00011DDD">
            <w:rPr>
              <w:rStyle w:val="Platshllartext"/>
              <w:rFonts w:ascii="Corbel" w:hAnsi="Corbel"/>
            </w:rPr>
            <w:t>Klicka eller tryck här för att ange text.</w:t>
          </w:r>
        </w:p>
      </w:docPartBody>
    </w:docPart>
    <w:docPart>
      <w:docPartPr>
        <w:name w:val="62D9FB72E6AF481DA7A3602FDFF903CF"/>
        <w:category>
          <w:name w:val="Allmänt"/>
          <w:gallery w:val="placeholder"/>
        </w:category>
        <w:types>
          <w:type w:val="bbPlcHdr"/>
        </w:types>
        <w:behaviors>
          <w:behavior w:val="content"/>
        </w:behaviors>
        <w:guid w:val="{AFBADA3A-0EE7-4768-921B-493F99E19532}"/>
      </w:docPartPr>
      <w:docPartBody>
        <w:p w:rsidR="00370EC9" w:rsidRDefault="00971B96" w:rsidP="00971B96">
          <w:pPr>
            <w:pStyle w:val="62D9FB72E6AF481DA7A3602FDFF903CF1"/>
          </w:pPr>
          <w:r w:rsidRPr="00011DDD">
            <w:rPr>
              <w:rStyle w:val="Platshllartext"/>
              <w:rFonts w:ascii="Corbel" w:hAnsi="Corbel"/>
            </w:rPr>
            <w:t>Klicka eller tryck här för att ange text.</w:t>
          </w:r>
        </w:p>
      </w:docPartBody>
    </w:docPart>
    <w:docPart>
      <w:docPartPr>
        <w:name w:val="EC5D9D3F249745CEB621F9CDE4F32115"/>
        <w:category>
          <w:name w:val="Allmänt"/>
          <w:gallery w:val="placeholder"/>
        </w:category>
        <w:types>
          <w:type w:val="bbPlcHdr"/>
        </w:types>
        <w:behaviors>
          <w:behavior w:val="content"/>
        </w:behaviors>
        <w:guid w:val="{400A7E92-7809-4A70-A109-E5DBF948FB49}"/>
      </w:docPartPr>
      <w:docPartBody>
        <w:p w:rsidR="00370EC9" w:rsidRDefault="00971B96" w:rsidP="00971B96">
          <w:pPr>
            <w:pStyle w:val="EC5D9D3F249745CEB621F9CDE4F321151"/>
          </w:pPr>
          <w:r w:rsidRPr="00011DDD">
            <w:rPr>
              <w:rStyle w:val="Platshllartext"/>
              <w:rFonts w:ascii="Corbel" w:hAnsi="Corbel" w:cs="Calibri"/>
            </w:rPr>
            <w:t>Klicka eller tryck här för att ange text.</w:t>
          </w:r>
        </w:p>
      </w:docPartBody>
    </w:docPart>
    <w:docPart>
      <w:docPartPr>
        <w:name w:val="56DEF7516F15408F88FCB9A6B426E11F"/>
        <w:category>
          <w:name w:val="Allmänt"/>
          <w:gallery w:val="placeholder"/>
        </w:category>
        <w:types>
          <w:type w:val="bbPlcHdr"/>
        </w:types>
        <w:behaviors>
          <w:behavior w:val="content"/>
        </w:behaviors>
        <w:guid w:val="{EF6B439B-8298-458F-9363-BD215F021608}"/>
      </w:docPartPr>
      <w:docPartBody>
        <w:p w:rsidR="00370EC9" w:rsidRDefault="00971B96" w:rsidP="00971B96">
          <w:pPr>
            <w:pStyle w:val="56DEF7516F15408F88FCB9A6B426E11F1"/>
          </w:pPr>
          <w:r w:rsidRPr="00011DDD">
            <w:rPr>
              <w:rStyle w:val="Platshllartext"/>
              <w:rFonts w:ascii="Corbel" w:hAnsi="Corbel" w:cs="Calibri"/>
            </w:rPr>
            <w:t>Klicka eller tryck här för att ange text.</w:t>
          </w:r>
        </w:p>
      </w:docPartBody>
    </w:docPart>
    <w:docPart>
      <w:docPartPr>
        <w:name w:val="9C8A428BE91A4E1187DC881B0AF616AE"/>
        <w:category>
          <w:name w:val="Allmänt"/>
          <w:gallery w:val="placeholder"/>
        </w:category>
        <w:types>
          <w:type w:val="bbPlcHdr"/>
        </w:types>
        <w:behaviors>
          <w:behavior w:val="content"/>
        </w:behaviors>
        <w:guid w:val="{38F6ABE6-D9F7-4C04-B6DF-41B94758C5E4}"/>
      </w:docPartPr>
      <w:docPartBody>
        <w:p w:rsidR="00370EC9" w:rsidRDefault="00971B96" w:rsidP="00971B96">
          <w:pPr>
            <w:pStyle w:val="9C8A428BE91A4E1187DC881B0AF616AE1"/>
          </w:pPr>
          <w:r w:rsidRPr="00011DDD">
            <w:rPr>
              <w:rStyle w:val="Platshllartext"/>
              <w:rFonts w:ascii="Corbel" w:hAnsi="Corbel"/>
            </w:rPr>
            <w:t>Välj Leverantör.</w:t>
          </w:r>
        </w:p>
      </w:docPartBody>
    </w:docPart>
    <w:docPart>
      <w:docPartPr>
        <w:name w:val="160C091D6C8F403DB0EF13BDACF7AAD6"/>
        <w:category>
          <w:name w:val="Allmänt"/>
          <w:gallery w:val="placeholder"/>
        </w:category>
        <w:types>
          <w:type w:val="bbPlcHdr"/>
        </w:types>
        <w:behaviors>
          <w:behavior w:val="content"/>
        </w:behaviors>
        <w:guid w:val="{FD6434FB-0C95-4BCE-B074-75156C289854}"/>
      </w:docPartPr>
      <w:docPartBody>
        <w:p w:rsidR="00370EC9" w:rsidRDefault="00971B96" w:rsidP="00971B96">
          <w:pPr>
            <w:pStyle w:val="160C091D6C8F403DB0EF13BDACF7AAD61"/>
          </w:pPr>
          <w:r w:rsidRPr="00011DDD">
            <w:rPr>
              <w:rStyle w:val="Platshllartext"/>
              <w:rFonts w:ascii="Corbel" w:hAnsi="Corbel" w:cs="Calibri"/>
            </w:rPr>
            <w:t>Klicka eller tryck här för att ange text.</w:t>
          </w:r>
        </w:p>
      </w:docPartBody>
    </w:docPart>
    <w:docPart>
      <w:docPartPr>
        <w:name w:val="3468B11DF1ED4431813C7B83A14990B5"/>
        <w:category>
          <w:name w:val="Allmänt"/>
          <w:gallery w:val="placeholder"/>
        </w:category>
        <w:types>
          <w:type w:val="bbPlcHdr"/>
        </w:types>
        <w:behaviors>
          <w:behavior w:val="content"/>
        </w:behaviors>
        <w:guid w:val="{16D3A490-8528-45DF-B090-1C629C20FE95}"/>
      </w:docPartPr>
      <w:docPartBody>
        <w:p w:rsidR="00370EC9" w:rsidRDefault="00971B96" w:rsidP="00971B96">
          <w:pPr>
            <w:pStyle w:val="3468B11DF1ED4431813C7B83A14990B51"/>
          </w:pPr>
          <w:r w:rsidRPr="00011DDD">
            <w:rPr>
              <w:rStyle w:val="Platshllartext"/>
              <w:rFonts w:ascii="Corbel" w:hAnsi="Corbel" w:cs="Calibri"/>
            </w:rPr>
            <w:t>Klicka eller tryck här för att ange text.</w:t>
          </w:r>
        </w:p>
      </w:docPartBody>
    </w:docPart>
    <w:docPart>
      <w:docPartPr>
        <w:name w:val="69CCF7FA1BD14858832D3650460ECE75"/>
        <w:category>
          <w:name w:val="Allmänt"/>
          <w:gallery w:val="placeholder"/>
        </w:category>
        <w:types>
          <w:type w:val="bbPlcHdr"/>
        </w:types>
        <w:behaviors>
          <w:behavior w:val="content"/>
        </w:behaviors>
        <w:guid w:val="{BCDB0969-4401-4195-B749-A4AB61FE1CA6}"/>
      </w:docPartPr>
      <w:docPartBody>
        <w:p w:rsidR="00370EC9" w:rsidRDefault="00971B96" w:rsidP="00971B96">
          <w:pPr>
            <w:pStyle w:val="69CCF7FA1BD14858832D3650460ECE751"/>
          </w:pPr>
          <w:r w:rsidRPr="00011DDD">
            <w:rPr>
              <w:rStyle w:val="Platshllartext"/>
              <w:rFonts w:ascii="Corbel" w:hAnsi="Corbel" w:cs="Calibri"/>
            </w:rPr>
            <w:t>Klicka eller tryck här för att ange text.</w:t>
          </w:r>
        </w:p>
      </w:docPartBody>
    </w:docPart>
    <w:docPart>
      <w:docPartPr>
        <w:name w:val="EF706D7978F648EA804A21B9DAF5926B"/>
        <w:category>
          <w:name w:val="Allmänt"/>
          <w:gallery w:val="placeholder"/>
        </w:category>
        <w:types>
          <w:type w:val="bbPlcHdr"/>
        </w:types>
        <w:behaviors>
          <w:behavior w:val="content"/>
        </w:behaviors>
        <w:guid w:val="{3C0491F5-B52F-4AFC-87B7-E7356B7A4920}"/>
      </w:docPartPr>
      <w:docPartBody>
        <w:p w:rsidR="00370EC9" w:rsidRDefault="00971B96" w:rsidP="00971B96">
          <w:pPr>
            <w:pStyle w:val="EF706D7978F648EA804A21B9DAF5926B1"/>
          </w:pPr>
          <w:r w:rsidRPr="00011DDD">
            <w:rPr>
              <w:rStyle w:val="Platshllartext"/>
              <w:rFonts w:ascii="Corbel" w:hAnsi="Corbel"/>
            </w:rPr>
            <w:t>Klicka eller tryck här för att ange text.</w:t>
          </w:r>
        </w:p>
      </w:docPartBody>
    </w:docPart>
    <w:docPart>
      <w:docPartPr>
        <w:name w:val="10CFFF5B0D3B44E29854F496C5BE7FB8"/>
        <w:category>
          <w:name w:val="Allmänt"/>
          <w:gallery w:val="placeholder"/>
        </w:category>
        <w:types>
          <w:type w:val="bbPlcHdr"/>
        </w:types>
        <w:behaviors>
          <w:behavior w:val="content"/>
        </w:behaviors>
        <w:guid w:val="{8CB5ADC4-EFA6-4B1E-8A80-5EB03B7D4FB8}"/>
      </w:docPartPr>
      <w:docPartBody>
        <w:p w:rsidR="00370EC9" w:rsidRDefault="00971B96" w:rsidP="00971B96">
          <w:pPr>
            <w:pStyle w:val="10CFFF5B0D3B44E29854F496C5BE7FB81"/>
          </w:pPr>
          <w:r w:rsidRPr="00011DDD">
            <w:rPr>
              <w:rStyle w:val="Platshllartext"/>
              <w:rFonts w:ascii="Corbel" w:hAnsi="Corbel"/>
            </w:rPr>
            <w:t>Klicka eller tryck här för att ange text.</w:t>
          </w:r>
        </w:p>
      </w:docPartBody>
    </w:docPart>
    <w:docPart>
      <w:docPartPr>
        <w:name w:val="DC22574DA34648369A3B247AAF596478"/>
        <w:category>
          <w:name w:val="Allmänt"/>
          <w:gallery w:val="placeholder"/>
        </w:category>
        <w:types>
          <w:type w:val="bbPlcHdr"/>
        </w:types>
        <w:behaviors>
          <w:behavior w:val="content"/>
        </w:behaviors>
        <w:guid w:val="{12935AFF-48B2-4F2F-AD9D-EDFCE5646E35}"/>
      </w:docPartPr>
      <w:docPartBody>
        <w:p w:rsidR="004B52A4" w:rsidRDefault="00971B96" w:rsidP="00971B96">
          <w:pPr>
            <w:pStyle w:val="DC22574DA34648369A3B247AAF5964781"/>
          </w:pPr>
          <w:r w:rsidRPr="00011DDD">
            <w:rPr>
              <w:rStyle w:val="Platshllartext"/>
              <w:rFonts w:ascii="Corbel" w:hAnsi="Corbel"/>
            </w:rPr>
            <w:t>Klicka eller tryck här för att ange text.</w:t>
          </w:r>
        </w:p>
      </w:docPartBody>
    </w:docPart>
    <w:docPart>
      <w:docPartPr>
        <w:name w:val="2886B7C1A317416FBCFE34C8144A15AA"/>
        <w:category>
          <w:name w:val="Allmänt"/>
          <w:gallery w:val="placeholder"/>
        </w:category>
        <w:types>
          <w:type w:val="bbPlcHdr"/>
        </w:types>
        <w:behaviors>
          <w:behavior w:val="content"/>
        </w:behaviors>
        <w:guid w:val="{9E9FE5BC-FE5F-45C9-8565-51C565EA46E9}"/>
      </w:docPartPr>
      <w:docPartBody>
        <w:p w:rsidR="00493D01" w:rsidRDefault="00971B96" w:rsidP="00971B96">
          <w:pPr>
            <w:pStyle w:val="2886B7C1A317416FBCFE34C8144A15AA1"/>
          </w:pPr>
          <w:r w:rsidRPr="00011DDD">
            <w:rPr>
              <w:rStyle w:val="Platshllartext"/>
              <w:rFonts w:ascii="Corbel" w:hAnsi="Corbel"/>
            </w:rPr>
            <w:t>Klicka eller tryck här för att ange text.</w:t>
          </w:r>
        </w:p>
      </w:docPartBody>
    </w:docPart>
    <w:docPart>
      <w:docPartPr>
        <w:name w:val="5101AAFBB42248FC868FFB4ED750C100"/>
        <w:category>
          <w:name w:val="Allmänt"/>
          <w:gallery w:val="placeholder"/>
        </w:category>
        <w:types>
          <w:type w:val="bbPlcHdr"/>
        </w:types>
        <w:behaviors>
          <w:behavior w:val="content"/>
        </w:behaviors>
        <w:guid w:val="{DB778ABB-6E50-4CB6-B93B-ED91231E51B2}"/>
      </w:docPartPr>
      <w:docPartBody>
        <w:p w:rsidR="00493D01" w:rsidRDefault="00971B96" w:rsidP="00971B96">
          <w:pPr>
            <w:pStyle w:val="5101AAFBB42248FC868FFB4ED750C1001"/>
          </w:pPr>
          <w:r w:rsidRPr="00011DDD">
            <w:rPr>
              <w:rStyle w:val="Platshllartext"/>
              <w:rFonts w:ascii="Corbel" w:hAnsi="Corbel" w:cstheme="minorHAnsi"/>
              <w:sz w:val="20"/>
            </w:rPr>
            <w:t>Klicka eller tryck här för att ange text.</w:t>
          </w:r>
        </w:p>
      </w:docPartBody>
    </w:docPart>
    <w:docPart>
      <w:docPartPr>
        <w:name w:val="D3B128C59D6C42E6B38EA830401C20B5"/>
        <w:category>
          <w:name w:val="Allmänt"/>
          <w:gallery w:val="placeholder"/>
        </w:category>
        <w:types>
          <w:type w:val="bbPlcHdr"/>
        </w:types>
        <w:behaviors>
          <w:behavior w:val="content"/>
        </w:behaviors>
        <w:guid w:val="{992B4244-EFAF-415A-9ADC-80DA9432DAF0}"/>
      </w:docPartPr>
      <w:docPartBody>
        <w:p w:rsidR="00493D01" w:rsidRDefault="00971B96" w:rsidP="00971B96">
          <w:pPr>
            <w:pStyle w:val="D3B128C59D6C42E6B38EA830401C20B51"/>
          </w:pPr>
          <w:r w:rsidRPr="00011DDD">
            <w:rPr>
              <w:rStyle w:val="Platshllartext"/>
              <w:rFonts w:ascii="Corbel" w:hAnsi="Corbel" w:cstheme="minorHAnsi"/>
              <w:sz w:val="20"/>
            </w:rPr>
            <w:t>Klicka eller tryck här för att ange text.</w:t>
          </w:r>
        </w:p>
      </w:docPartBody>
    </w:docPart>
    <w:docPart>
      <w:docPartPr>
        <w:name w:val="6ADF559C314A48A7872DE9426755FAA0"/>
        <w:category>
          <w:name w:val="Allmänt"/>
          <w:gallery w:val="placeholder"/>
        </w:category>
        <w:types>
          <w:type w:val="bbPlcHdr"/>
        </w:types>
        <w:behaviors>
          <w:behavior w:val="content"/>
        </w:behaviors>
        <w:guid w:val="{F1039059-C2B2-4DF0-90C0-8E51730CBA78}"/>
      </w:docPartPr>
      <w:docPartBody>
        <w:p w:rsidR="00493D01" w:rsidRDefault="00971B96" w:rsidP="00971B96">
          <w:pPr>
            <w:pStyle w:val="6ADF559C314A48A7872DE9426755FAA01"/>
          </w:pPr>
          <w:r w:rsidRPr="00011DDD">
            <w:rPr>
              <w:rStyle w:val="Platshllartext"/>
              <w:rFonts w:ascii="Corbel" w:hAnsi="Corbel"/>
              <w:sz w:val="20"/>
            </w:rPr>
            <w:t>Klicka eller tryck här för att ange text.</w:t>
          </w:r>
        </w:p>
      </w:docPartBody>
    </w:docPart>
    <w:docPart>
      <w:docPartPr>
        <w:name w:val="86A15C96534E479898161B1A8C60457B"/>
        <w:category>
          <w:name w:val="Allmänt"/>
          <w:gallery w:val="placeholder"/>
        </w:category>
        <w:types>
          <w:type w:val="bbPlcHdr"/>
        </w:types>
        <w:behaviors>
          <w:behavior w:val="content"/>
        </w:behaviors>
        <w:guid w:val="{9DE398AB-20B1-4443-B2C5-6A4E497C8010}"/>
      </w:docPartPr>
      <w:docPartBody>
        <w:p w:rsidR="00493D01" w:rsidRDefault="00971B96" w:rsidP="00971B96">
          <w:pPr>
            <w:pStyle w:val="86A15C96534E479898161B1A8C60457B1"/>
          </w:pPr>
          <w:r w:rsidRPr="00011DDD">
            <w:rPr>
              <w:rStyle w:val="Platshllartext"/>
              <w:rFonts w:ascii="Corbel" w:hAnsi="Corbel" w:cstheme="minorHAnsi"/>
              <w:sz w:val="20"/>
            </w:rPr>
            <w:t>Klicka eller tryck här för att ange text.</w:t>
          </w:r>
        </w:p>
      </w:docPartBody>
    </w:docPart>
    <w:docPart>
      <w:docPartPr>
        <w:name w:val="B94C7BDB1914417A90A5EA369396041B"/>
        <w:category>
          <w:name w:val="Allmänt"/>
          <w:gallery w:val="placeholder"/>
        </w:category>
        <w:types>
          <w:type w:val="bbPlcHdr"/>
        </w:types>
        <w:behaviors>
          <w:behavior w:val="content"/>
        </w:behaviors>
        <w:guid w:val="{27595D2E-965D-4891-AB06-BB66173BBF83}"/>
      </w:docPartPr>
      <w:docPartBody>
        <w:p w:rsidR="00493D01" w:rsidRDefault="00971B96" w:rsidP="00971B96">
          <w:pPr>
            <w:pStyle w:val="B94C7BDB1914417A90A5EA369396041B1"/>
          </w:pPr>
          <w:r w:rsidRPr="00011DDD">
            <w:rPr>
              <w:rStyle w:val="Platshllartext"/>
              <w:rFonts w:ascii="Corbel" w:hAnsi="Corbel" w:cstheme="minorHAnsi"/>
              <w:sz w:val="20"/>
            </w:rPr>
            <w:t>Klicka eller tryck här för att ange text.</w:t>
          </w:r>
        </w:p>
      </w:docPartBody>
    </w:docPart>
    <w:docPart>
      <w:docPartPr>
        <w:name w:val="173B67DAF5C34DE6ACF0B921123F6C36"/>
        <w:category>
          <w:name w:val="Allmänt"/>
          <w:gallery w:val="placeholder"/>
        </w:category>
        <w:types>
          <w:type w:val="bbPlcHdr"/>
        </w:types>
        <w:behaviors>
          <w:behavior w:val="content"/>
        </w:behaviors>
        <w:guid w:val="{4E244426-5927-445F-949B-690E9D0BB160}"/>
      </w:docPartPr>
      <w:docPartBody>
        <w:p w:rsidR="00493D01" w:rsidRDefault="00971B96" w:rsidP="00971B96">
          <w:pPr>
            <w:pStyle w:val="173B67DAF5C34DE6ACF0B921123F6C361"/>
          </w:pPr>
          <w:r w:rsidRPr="00011DDD">
            <w:rPr>
              <w:rStyle w:val="Platshllartext"/>
              <w:rFonts w:ascii="Corbel" w:hAnsi="Corbel" w:cstheme="minorHAnsi"/>
              <w:sz w:val="20"/>
            </w:rPr>
            <w:t>Klicka eller tryck här för att ange text.</w:t>
          </w:r>
        </w:p>
      </w:docPartBody>
    </w:docPart>
    <w:docPart>
      <w:docPartPr>
        <w:name w:val="302C2C15892540568A6E60D9043E0984"/>
        <w:category>
          <w:name w:val="Allmänt"/>
          <w:gallery w:val="placeholder"/>
        </w:category>
        <w:types>
          <w:type w:val="bbPlcHdr"/>
        </w:types>
        <w:behaviors>
          <w:behavior w:val="content"/>
        </w:behaviors>
        <w:guid w:val="{9CC0ED09-C173-475C-825A-E95F5106AE4F}"/>
      </w:docPartPr>
      <w:docPartBody>
        <w:p w:rsidR="00493D01" w:rsidRDefault="00971B96" w:rsidP="00971B96">
          <w:pPr>
            <w:pStyle w:val="302C2C15892540568A6E60D9043E09841"/>
          </w:pPr>
          <w:r w:rsidRPr="00011DDD">
            <w:rPr>
              <w:rStyle w:val="Platshllartext"/>
              <w:rFonts w:ascii="Corbel" w:hAnsi="Corbel" w:cstheme="minorHAnsi"/>
              <w:sz w:val="20"/>
            </w:rPr>
            <w:t>Klicka eller tryck här för att ange text.</w:t>
          </w:r>
        </w:p>
      </w:docPartBody>
    </w:docPart>
    <w:docPart>
      <w:docPartPr>
        <w:name w:val="F8A1335C9DE4423987EB88C0D9C87805"/>
        <w:category>
          <w:name w:val="Allmänt"/>
          <w:gallery w:val="placeholder"/>
        </w:category>
        <w:types>
          <w:type w:val="bbPlcHdr"/>
        </w:types>
        <w:behaviors>
          <w:behavior w:val="content"/>
        </w:behaviors>
        <w:guid w:val="{4E22CDAF-3AEF-41C7-8582-B9966655EFE6}"/>
      </w:docPartPr>
      <w:docPartBody>
        <w:p w:rsidR="00493D01" w:rsidRDefault="00971B96" w:rsidP="00971B96">
          <w:pPr>
            <w:pStyle w:val="F8A1335C9DE4423987EB88C0D9C878051"/>
          </w:pPr>
          <w:r w:rsidRPr="00011DDD">
            <w:rPr>
              <w:rStyle w:val="Platshllartext"/>
              <w:rFonts w:ascii="Corbel" w:hAnsi="Corbel" w:cstheme="minorHAnsi"/>
              <w:sz w:val="20"/>
            </w:rPr>
            <w:t>Klicka eller tryck här för att ange text.</w:t>
          </w:r>
        </w:p>
      </w:docPartBody>
    </w:docPart>
    <w:docPart>
      <w:docPartPr>
        <w:name w:val="7229EB9BC1DA4AE49877250355A67F90"/>
        <w:category>
          <w:name w:val="Allmänt"/>
          <w:gallery w:val="placeholder"/>
        </w:category>
        <w:types>
          <w:type w:val="bbPlcHdr"/>
        </w:types>
        <w:behaviors>
          <w:behavior w:val="content"/>
        </w:behaviors>
        <w:guid w:val="{5B09E61C-4B31-4805-975D-5C3F1932013B}"/>
      </w:docPartPr>
      <w:docPartBody>
        <w:p w:rsidR="00493D01" w:rsidRDefault="00971B96" w:rsidP="00971B96">
          <w:pPr>
            <w:pStyle w:val="7229EB9BC1DA4AE49877250355A67F901"/>
          </w:pPr>
          <w:r w:rsidRPr="00011DDD">
            <w:rPr>
              <w:rStyle w:val="Platshllartext"/>
              <w:rFonts w:ascii="Corbel" w:hAnsi="Corbel" w:cstheme="minorHAnsi"/>
              <w:sz w:val="20"/>
            </w:rPr>
            <w:t>Klicka eller tryck här för att ange text.</w:t>
          </w:r>
        </w:p>
      </w:docPartBody>
    </w:docPart>
    <w:docPart>
      <w:docPartPr>
        <w:name w:val="A67CCDD1871C4B84B0955FA83542F4D7"/>
        <w:category>
          <w:name w:val="Allmänt"/>
          <w:gallery w:val="placeholder"/>
        </w:category>
        <w:types>
          <w:type w:val="bbPlcHdr"/>
        </w:types>
        <w:behaviors>
          <w:behavior w:val="content"/>
        </w:behaviors>
        <w:guid w:val="{90F9146F-9F61-4C71-822C-1A7AE71C22F4}"/>
      </w:docPartPr>
      <w:docPartBody>
        <w:p w:rsidR="00493D01" w:rsidRDefault="00971B96" w:rsidP="00971B96">
          <w:pPr>
            <w:pStyle w:val="A67CCDD1871C4B84B0955FA83542F4D71"/>
          </w:pPr>
          <w:r w:rsidRPr="00011DDD">
            <w:rPr>
              <w:rStyle w:val="Platshllartext"/>
              <w:rFonts w:ascii="Corbel" w:hAnsi="Corbel" w:cstheme="minorHAnsi"/>
              <w:sz w:val="20"/>
            </w:rPr>
            <w:t>Klicka eller tryck här för att ange text.</w:t>
          </w:r>
        </w:p>
      </w:docPartBody>
    </w:docPart>
    <w:docPart>
      <w:docPartPr>
        <w:name w:val="FE58170F926347A393AC364AFF9150FC"/>
        <w:category>
          <w:name w:val="Allmänt"/>
          <w:gallery w:val="placeholder"/>
        </w:category>
        <w:types>
          <w:type w:val="bbPlcHdr"/>
        </w:types>
        <w:behaviors>
          <w:behavior w:val="content"/>
        </w:behaviors>
        <w:guid w:val="{660DA150-B6A2-431F-9E5B-75639806EDD7}"/>
      </w:docPartPr>
      <w:docPartBody>
        <w:p w:rsidR="00493D01" w:rsidRDefault="00971B96" w:rsidP="00971B96">
          <w:pPr>
            <w:pStyle w:val="FE58170F926347A393AC364AFF9150FC1"/>
          </w:pPr>
          <w:r w:rsidRPr="00011DDD">
            <w:rPr>
              <w:rStyle w:val="Platshllartext"/>
              <w:rFonts w:ascii="Corbel" w:hAnsi="Corbel" w:cstheme="minorHAnsi"/>
              <w:sz w:val="20"/>
            </w:rPr>
            <w:t>Klicka eller tryck här för att ange text.</w:t>
          </w:r>
        </w:p>
      </w:docPartBody>
    </w:docPart>
    <w:docPart>
      <w:docPartPr>
        <w:name w:val="7B6A0FF39D6445CE8E9FE05F475DAF81"/>
        <w:category>
          <w:name w:val="Allmänt"/>
          <w:gallery w:val="placeholder"/>
        </w:category>
        <w:types>
          <w:type w:val="bbPlcHdr"/>
        </w:types>
        <w:behaviors>
          <w:behavior w:val="content"/>
        </w:behaviors>
        <w:guid w:val="{9A6FA034-CA1D-4E3B-BC61-F910CC0BB056}"/>
      </w:docPartPr>
      <w:docPartBody>
        <w:p w:rsidR="00493D01" w:rsidRDefault="00971B96" w:rsidP="00971B96">
          <w:pPr>
            <w:pStyle w:val="7B6A0FF39D6445CE8E9FE05F475DAF811"/>
          </w:pPr>
          <w:r w:rsidRPr="00011DDD">
            <w:rPr>
              <w:rStyle w:val="Platshllartext"/>
              <w:rFonts w:ascii="Corbel" w:hAnsi="Corbel" w:cstheme="minorHAnsi"/>
              <w:sz w:val="20"/>
            </w:rPr>
            <w:t>Klicka eller tryck här för att ange text.</w:t>
          </w:r>
        </w:p>
      </w:docPartBody>
    </w:docPart>
    <w:docPart>
      <w:docPartPr>
        <w:name w:val="D83B76F68A2D4542B4C5D4F778E6AD89"/>
        <w:category>
          <w:name w:val="Allmänt"/>
          <w:gallery w:val="placeholder"/>
        </w:category>
        <w:types>
          <w:type w:val="bbPlcHdr"/>
        </w:types>
        <w:behaviors>
          <w:behavior w:val="content"/>
        </w:behaviors>
        <w:guid w:val="{00667CE3-A1F6-4E3E-9042-B43A449AA872}"/>
      </w:docPartPr>
      <w:docPartBody>
        <w:p w:rsidR="00493D01" w:rsidRDefault="00971B96" w:rsidP="00971B96">
          <w:pPr>
            <w:pStyle w:val="D83B76F68A2D4542B4C5D4F778E6AD891"/>
          </w:pPr>
          <w:r w:rsidRPr="00011DDD">
            <w:rPr>
              <w:rStyle w:val="Platshllartext"/>
              <w:rFonts w:ascii="Corbel" w:hAnsi="Corbel" w:cstheme="minorHAnsi"/>
              <w:sz w:val="20"/>
            </w:rPr>
            <w:t>Klicka eller tryck här för att ange text.</w:t>
          </w:r>
        </w:p>
      </w:docPartBody>
    </w:docPart>
    <w:docPart>
      <w:docPartPr>
        <w:name w:val="8AAB6A06322F4D22B0A80121D1334056"/>
        <w:category>
          <w:name w:val="Allmänt"/>
          <w:gallery w:val="placeholder"/>
        </w:category>
        <w:types>
          <w:type w:val="bbPlcHdr"/>
        </w:types>
        <w:behaviors>
          <w:behavior w:val="content"/>
        </w:behaviors>
        <w:guid w:val="{E7CE857B-ED94-4FD1-ADDD-CA9AC327F1C3}"/>
      </w:docPartPr>
      <w:docPartBody>
        <w:p w:rsidR="00493D01" w:rsidRDefault="00971B96" w:rsidP="00971B96">
          <w:pPr>
            <w:pStyle w:val="8AAB6A06322F4D22B0A80121D13340561"/>
          </w:pPr>
          <w:r w:rsidRPr="00011DDD">
            <w:rPr>
              <w:rStyle w:val="Platshllartext"/>
              <w:rFonts w:ascii="Corbel" w:hAnsi="Corbel" w:cstheme="minorHAnsi"/>
              <w:sz w:val="20"/>
            </w:rPr>
            <w:t>Klicka eller tryck här för att ange text.</w:t>
          </w:r>
        </w:p>
      </w:docPartBody>
    </w:docPart>
    <w:docPart>
      <w:docPartPr>
        <w:name w:val="D19436119FF5411B9E8A0C277FBABE6D"/>
        <w:category>
          <w:name w:val="Allmänt"/>
          <w:gallery w:val="placeholder"/>
        </w:category>
        <w:types>
          <w:type w:val="bbPlcHdr"/>
        </w:types>
        <w:behaviors>
          <w:behavior w:val="content"/>
        </w:behaviors>
        <w:guid w:val="{63A8871C-2CF0-4018-85C6-CA4C897A61C8}"/>
      </w:docPartPr>
      <w:docPartBody>
        <w:p w:rsidR="005F7B26" w:rsidRDefault="00971B96" w:rsidP="00971B96">
          <w:pPr>
            <w:pStyle w:val="D19436119FF5411B9E8A0C277FBABE6D1"/>
          </w:pPr>
          <w:r w:rsidRPr="00011DDD">
            <w:rPr>
              <w:rStyle w:val="Platshllartext"/>
              <w:rFonts w:ascii="Corbel" w:hAnsi="Corbel"/>
            </w:rPr>
            <w:t>Klicka eller tryck här för att ange text.</w:t>
          </w:r>
        </w:p>
      </w:docPartBody>
    </w:docPart>
    <w:docPart>
      <w:docPartPr>
        <w:name w:val="408F2669598B4CCFAFF43329A86ADF16"/>
        <w:category>
          <w:name w:val="Allmänt"/>
          <w:gallery w:val="placeholder"/>
        </w:category>
        <w:types>
          <w:type w:val="bbPlcHdr"/>
        </w:types>
        <w:behaviors>
          <w:behavior w:val="content"/>
        </w:behaviors>
        <w:guid w:val="{3EE66B7C-655B-4FFE-9289-390E14B1A2E5}"/>
      </w:docPartPr>
      <w:docPartBody>
        <w:p w:rsidR="00995E2D" w:rsidRDefault="00971B96" w:rsidP="00971B96">
          <w:pPr>
            <w:pStyle w:val="408F2669598B4CCFAFF43329A86ADF16"/>
          </w:pPr>
          <w:r w:rsidRPr="00011DDD">
            <w:rPr>
              <w:rStyle w:val="Platshllartext"/>
              <w:rFonts w:ascii="Corbel" w:hAnsi="Corbel"/>
            </w:rPr>
            <w:t>Klicka eller tryck här för att ange datum.</w:t>
          </w:r>
        </w:p>
      </w:docPartBody>
    </w:docPart>
    <w:docPart>
      <w:docPartPr>
        <w:name w:val="28E63D2187C941CF8AF444BEB47DDDCD"/>
        <w:category>
          <w:name w:val="Allmänt"/>
          <w:gallery w:val="placeholder"/>
        </w:category>
        <w:types>
          <w:type w:val="bbPlcHdr"/>
        </w:types>
        <w:behaviors>
          <w:behavior w:val="content"/>
        </w:behaviors>
        <w:guid w:val="{C76C100D-E7C7-4C52-91F1-E169EE1A212D}"/>
      </w:docPartPr>
      <w:docPartBody>
        <w:p w:rsidR="00995E2D" w:rsidRDefault="00971B96" w:rsidP="00971B96">
          <w:pPr>
            <w:pStyle w:val="28E63D2187C941CF8AF444BEB47DDDCD"/>
          </w:pPr>
          <w:r w:rsidRPr="00011DDD">
            <w:rPr>
              <w:rStyle w:val="Platshllartext"/>
              <w:rFonts w:ascii="Corbel" w:hAnsi="Corbel"/>
            </w:rPr>
            <w:t>Klicka eller tryck här för att ange datum.</w:t>
          </w:r>
        </w:p>
      </w:docPartBody>
    </w:docPart>
    <w:docPart>
      <w:docPartPr>
        <w:name w:val="66EAB68E998E478BA0F03019223BE763"/>
        <w:category>
          <w:name w:val="Allmänt"/>
          <w:gallery w:val="placeholder"/>
        </w:category>
        <w:types>
          <w:type w:val="bbPlcHdr"/>
        </w:types>
        <w:behaviors>
          <w:behavior w:val="content"/>
        </w:behaviors>
        <w:guid w:val="{95C8C975-7263-4990-B9B0-FE6A9EFC1D7C}"/>
      </w:docPartPr>
      <w:docPartBody>
        <w:p w:rsidR="00995E2D" w:rsidRDefault="00971B96" w:rsidP="00971B96">
          <w:pPr>
            <w:pStyle w:val="66EAB68E998E478BA0F03019223BE763"/>
          </w:pPr>
          <w:r w:rsidRPr="00011DDD">
            <w:rPr>
              <w:rStyle w:val="Platshllartext"/>
              <w:rFonts w:ascii="Corbel" w:hAnsi="Corbel"/>
            </w:rPr>
            <w:t>Klicka eller tryck här för att ange datum.</w:t>
          </w:r>
        </w:p>
      </w:docPartBody>
    </w:docPart>
    <w:docPart>
      <w:docPartPr>
        <w:name w:val="3E2E1F76119C48749AA9C3E9E3CCF296"/>
        <w:category>
          <w:name w:val="General"/>
          <w:gallery w:val="placeholder"/>
        </w:category>
        <w:types>
          <w:type w:val="bbPlcHdr"/>
        </w:types>
        <w:behaviors>
          <w:behavior w:val="content"/>
        </w:behaviors>
        <w:guid w:val="{0411E063-9E5A-4BBE-A9B2-EE6A62463916}"/>
      </w:docPartPr>
      <w:docPartBody>
        <w:p w:rsidR="00D006DD" w:rsidRDefault="00D006DD">
          <w:r w:rsidRPr="0AB8CFE2">
            <w:rPr>
              <w:rStyle w:val="Platshllartext"/>
              <w:rFonts w:ascii="Corbel" w:hAnsi="Corbel"/>
              <w:sz w:val="20"/>
              <w:szCs w:val="20"/>
            </w:rPr>
            <w:t>Klicka eller tryck här för att ange text.</w:t>
          </w:r>
        </w:p>
      </w:docPartBody>
    </w:docPart>
    <w:docPart>
      <w:docPartPr>
        <w:name w:val="391FEEEFCEB5406AA51DF6794EAA24BA"/>
        <w:category>
          <w:name w:val="General"/>
          <w:gallery w:val="placeholder"/>
        </w:category>
        <w:types>
          <w:type w:val="bbPlcHdr"/>
        </w:types>
        <w:behaviors>
          <w:behavior w:val="content"/>
        </w:behaviors>
        <w:guid w:val="{9D26BB1D-3EF0-4400-AFF6-CD7E733B971E}"/>
      </w:docPartPr>
      <w:docPartBody>
        <w:p w:rsidR="00D006DD" w:rsidRDefault="00D006DD">
          <w:r w:rsidRPr="0AB8CFE2">
            <w:rPr>
              <w:rStyle w:val="Platshllartext"/>
              <w:rFonts w:ascii="Corbel" w:hAnsi="Corbel"/>
              <w:sz w:val="20"/>
              <w:szCs w:val="20"/>
            </w:rPr>
            <w:t>Klicka eller tryck här för att ange text.</w:t>
          </w:r>
        </w:p>
      </w:docPartBody>
    </w:docPart>
    <w:docPart>
      <w:docPartPr>
        <w:name w:val="2A4413C0A47E4B39AA61FA903300715E"/>
        <w:category>
          <w:name w:val="Allmänt"/>
          <w:gallery w:val="placeholder"/>
        </w:category>
        <w:types>
          <w:type w:val="bbPlcHdr"/>
        </w:types>
        <w:behaviors>
          <w:behavior w:val="content"/>
        </w:behaviors>
        <w:guid w:val="{6BE703D5-2CE2-4E1F-B738-6678DF04E17C}"/>
      </w:docPartPr>
      <w:docPartBody>
        <w:p w:rsidR="00E31B06" w:rsidRDefault="00971B96">
          <w:pPr>
            <w:pStyle w:val="2A4413C0A47E4B39AA61FA903300715E"/>
          </w:pPr>
          <w:r w:rsidRPr="00011DDD">
            <w:rPr>
              <w:rStyle w:val="Platshllartext"/>
              <w:rFonts w:ascii="Corbel" w:hAnsi="Corbel"/>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charset w:val="00"/>
    <w:family w:val="swiss"/>
    <w:pitch w:val="variable"/>
    <w:sig w:usb0="E00002EF" w:usb1="4000205B" w:usb2="00000028"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3F6"/>
    <w:rsid w:val="001403F6"/>
    <w:rsid w:val="00346804"/>
    <w:rsid w:val="00370EC9"/>
    <w:rsid w:val="00493D01"/>
    <w:rsid w:val="004B52A4"/>
    <w:rsid w:val="004D0558"/>
    <w:rsid w:val="005A46B5"/>
    <w:rsid w:val="005F7B26"/>
    <w:rsid w:val="00685135"/>
    <w:rsid w:val="00693ECF"/>
    <w:rsid w:val="007B127A"/>
    <w:rsid w:val="009403FF"/>
    <w:rsid w:val="00971B96"/>
    <w:rsid w:val="00995E2D"/>
    <w:rsid w:val="00BD27C8"/>
    <w:rsid w:val="00CC4670"/>
    <w:rsid w:val="00D006DD"/>
    <w:rsid w:val="00D42674"/>
    <w:rsid w:val="00E31B06"/>
    <w:rsid w:val="00F23F68"/>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971B96"/>
    <w:rPr>
      <w:color w:val="808080"/>
    </w:rPr>
  </w:style>
  <w:style w:type="paragraph" w:customStyle="1" w:styleId="619E7F2E06B64FB9AB5FC4D20F5AC886">
    <w:name w:val="619E7F2E06B64FB9AB5FC4D20F5AC886"/>
    <w:rsid w:val="007B127A"/>
  </w:style>
  <w:style w:type="paragraph" w:customStyle="1" w:styleId="BCC95153C39E46DE8FBB0299F8639E441">
    <w:name w:val="BCC95153C39E46DE8FBB0299F8639E441"/>
    <w:rsid w:val="00971B96"/>
    <w:rPr>
      <w:rFonts w:eastAsiaTheme="minorHAnsi"/>
      <w:lang w:eastAsia="en-US"/>
    </w:rPr>
  </w:style>
  <w:style w:type="paragraph" w:customStyle="1" w:styleId="79236BF32ED144318E779C7B63CC5AA31">
    <w:name w:val="79236BF32ED144318E779C7B63CC5AA31"/>
    <w:rsid w:val="00971B96"/>
    <w:rPr>
      <w:rFonts w:eastAsiaTheme="minorHAnsi"/>
      <w:lang w:eastAsia="en-US"/>
    </w:rPr>
  </w:style>
  <w:style w:type="paragraph" w:customStyle="1" w:styleId="478157B1739C4839B9CA9234FC4F02061">
    <w:name w:val="478157B1739C4839B9CA9234FC4F02061"/>
    <w:rsid w:val="00971B96"/>
    <w:rPr>
      <w:rFonts w:eastAsiaTheme="minorHAnsi"/>
      <w:lang w:eastAsia="en-US"/>
    </w:rPr>
  </w:style>
  <w:style w:type="paragraph" w:customStyle="1" w:styleId="C554DCD635F6474BB0F1B961C50FF75B1">
    <w:name w:val="C554DCD635F6474BB0F1B961C50FF75B1"/>
    <w:rsid w:val="00971B96"/>
    <w:rPr>
      <w:rFonts w:eastAsiaTheme="minorHAnsi"/>
      <w:lang w:eastAsia="en-US"/>
    </w:rPr>
  </w:style>
  <w:style w:type="paragraph" w:customStyle="1" w:styleId="A67C0E916A894AEABCF509D2B4EB6E621">
    <w:name w:val="A67C0E916A894AEABCF509D2B4EB6E621"/>
    <w:rsid w:val="00971B96"/>
    <w:rPr>
      <w:rFonts w:eastAsiaTheme="minorHAnsi"/>
      <w:lang w:eastAsia="en-US"/>
    </w:rPr>
  </w:style>
  <w:style w:type="paragraph" w:customStyle="1" w:styleId="FD9AFF8B6D224548B4F74AD56BEBFED61">
    <w:name w:val="FD9AFF8B6D224548B4F74AD56BEBFED61"/>
    <w:rsid w:val="00971B96"/>
    <w:rPr>
      <w:rFonts w:eastAsiaTheme="minorHAnsi"/>
      <w:lang w:eastAsia="en-US"/>
    </w:rPr>
  </w:style>
  <w:style w:type="paragraph" w:customStyle="1" w:styleId="DF5EB07A4D0246C69CFAFD6D05FAE40C1">
    <w:name w:val="DF5EB07A4D0246C69CFAFD6D05FAE40C1"/>
    <w:rsid w:val="00971B96"/>
    <w:pPr>
      <w:spacing w:line="240" w:lineRule="auto"/>
    </w:pPr>
    <w:rPr>
      <w:rFonts w:eastAsiaTheme="minorHAnsi"/>
      <w:sz w:val="20"/>
      <w:szCs w:val="20"/>
      <w:lang w:eastAsia="en-US"/>
    </w:rPr>
  </w:style>
  <w:style w:type="paragraph" w:customStyle="1" w:styleId="D19436119FF5411B9E8A0C277FBABE6D1">
    <w:name w:val="D19436119FF5411B9E8A0C277FBABE6D1"/>
    <w:rsid w:val="00971B96"/>
    <w:rPr>
      <w:rFonts w:eastAsiaTheme="minorHAnsi"/>
      <w:lang w:eastAsia="en-US"/>
    </w:rPr>
  </w:style>
  <w:style w:type="paragraph" w:customStyle="1" w:styleId="16374EC9156B4127BF466D136150F9731">
    <w:name w:val="16374EC9156B4127BF466D136150F9731"/>
    <w:rsid w:val="00971B96"/>
    <w:rPr>
      <w:rFonts w:eastAsiaTheme="minorHAnsi"/>
      <w:lang w:eastAsia="en-US"/>
    </w:rPr>
  </w:style>
  <w:style w:type="paragraph" w:customStyle="1" w:styleId="597EAF0D7C7645558AAC9F7111D5804D1">
    <w:name w:val="597EAF0D7C7645558AAC9F7111D5804D1"/>
    <w:rsid w:val="00971B96"/>
    <w:rPr>
      <w:rFonts w:eastAsiaTheme="minorHAnsi"/>
      <w:lang w:eastAsia="en-US"/>
    </w:rPr>
  </w:style>
  <w:style w:type="paragraph" w:customStyle="1" w:styleId="D495514945114B6B98CEB553DAB9222F1">
    <w:name w:val="D495514945114B6B98CEB553DAB9222F1"/>
    <w:rsid w:val="00971B96"/>
    <w:rPr>
      <w:rFonts w:eastAsiaTheme="minorHAnsi"/>
      <w:lang w:eastAsia="en-US"/>
    </w:rPr>
  </w:style>
  <w:style w:type="paragraph" w:customStyle="1" w:styleId="DC22574DA34648369A3B247AAF5964781">
    <w:name w:val="DC22574DA34648369A3B247AAF5964781"/>
    <w:rsid w:val="00971B96"/>
    <w:rPr>
      <w:rFonts w:eastAsiaTheme="minorHAnsi"/>
      <w:lang w:eastAsia="en-US"/>
    </w:rPr>
  </w:style>
  <w:style w:type="paragraph" w:customStyle="1" w:styleId="408F2669598B4CCFAFF43329A86ADF16">
    <w:name w:val="408F2669598B4CCFAFF43329A86ADF16"/>
    <w:rsid w:val="00971B96"/>
    <w:rPr>
      <w:rFonts w:eastAsiaTheme="minorHAnsi"/>
      <w:lang w:eastAsia="en-US"/>
    </w:rPr>
  </w:style>
  <w:style w:type="paragraph" w:customStyle="1" w:styleId="28E63D2187C941CF8AF444BEB47DDDCD">
    <w:name w:val="28E63D2187C941CF8AF444BEB47DDDCD"/>
    <w:rsid w:val="00971B96"/>
    <w:rPr>
      <w:rFonts w:eastAsiaTheme="minorHAnsi"/>
      <w:lang w:eastAsia="en-US"/>
    </w:rPr>
  </w:style>
  <w:style w:type="paragraph" w:customStyle="1" w:styleId="66EAB68E998E478BA0F03019223BE763">
    <w:name w:val="66EAB68E998E478BA0F03019223BE763"/>
    <w:rsid w:val="00971B96"/>
    <w:rPr>
      <w:rFonts w:eastAsiaTheme="minorHAnsi"/>
      <w:lang w:eastAsia="en-US"/>
    </w:rPr>
  </w:style>
  <w:style w:type="paragraph" w:customStyle="1" w:styleId="C933BB15AADE43FF93EE9C3DC1CC5BB21">
    <w:name w:val="C933BB15AADE43FF93EE9C3DC1CC5BB21"/>
    <w:rsid w:val="00971B96"/>
    <w:rPr>
      <w:rFonts w:eastAsiaTheme="minorHAnsi"/>
      <w:lang w:eastAsia="en-US"/>
    </w:rPr>
  </w:style>
  <w:style w:type="paragraph" w:customStyle="1" w:styleId="16F01BAE30F445E68E5D76A6F6F9EFFF1">
    <w:name w:val="16F01BAE30F445E68E5D76A6F6F9EFFF1"/>
    <w:rsid w:val="00971B96"/>
    <w:rPr>
      <w:rFonts w:eastAsiaTheme="minorHAnsi"/>
      <w:lang w:eastAsia="en-US"/>
    </w:rPr>
  </w:style>
  <w:style w:type="paragraph" w:customStyle="1" w:styleId="A33F4D9AB7904D9B9B4B4BD909B9F1671">
    <w:name w:val="A33F4D9AB7904D9B9B4B4BD909B9F1671"/>
    <w:rsid w:val="00971B96"/>
    <w:rPr>
      <w:rFonts w:eastAsiaTheme="minorHAnsi"/>
      <w:lang w:eastAsia="en-US"/>
    </w:rPr>
  </w:style>
  <w:style w:type="paragraph" w:customStyle="1" w:styleId="2886B7C1A317416FBCFE34C8144A15AA1">
    <w:name w:val="2886B7C1A317416FBCFE34C8144A15AA1"/>
    <w:rsid w:val="00971B96"/>
    <w:rPr>
      <w:rFonts w:eastAsiaTheme="minorHAnsi"/>
      <w:lang w:eastAsia="en-US"/>
    </w:rPr>
  </w:style>
  <w:style w:type="paragraph" w:customStyle="1" w:styleId="B1CDCB7152E44E778202E075E79BF1D41">
    <w:name w:val="B1CDCB7152E44E778202E075E79BF1D41"/>
    <w:rsid w:val="00971B96"/>
    <w:rPr>
      <w:rFonts w:eastAsiaTheme="minorHAnsi"/>
      <w:lang w:eastAsia="en-US"/>
    </w:rPr>
  </w:style>
  <w:style w:type="paragraph" w:customStyle="1" w:styleId="8BAB2811D764407E95C35BC471ACE5D71">
    <w:name w:val="8BAB2811D764407E95C35BC471ACE5D71"/>
    <w:rsid w:val="00971B96"/>
    <w:rPr>
      <w:rFonts w:eastAsiaTheme="minorHAnsi"/>
      <w:lang w:eastAsia="en-US"/>
    </w:rPr>
  </w:style>
  <w:style w:type="paragraph" w:customStyle="1" w:styleId="A1711900D43E4FADB53B896C781A80261">
    <w:name w:val="A1711900D43E4FADB53B896C781A80261"/>
    <w:rsid w:val="00971B96"/>
    <w:rPr>
      <w:rFonts w:eastAsiaTheme="minorHAnsi"/>
      <w:lang w:eastAsia="en-US"/>
    </w:rPr>
  </w:style>
  <w:style w:type="paragraph" w:customStyle="1" w:styleId="B12E0070D11340CAACF06F199E1341AB1">
    <w:name w:val="B12E0070D11340CAACF06F199E1341AB1"/>
    <w:rsid w:val="00971B96"/>
    <w:rPr>
      <w:rFonts w:eastAsiaTheme="minorHAnsi"/>
      <w:lang w:eastAsia="en-US"/>
    </w:rPr>
  </w:style>
  <w:style w:type="paragraph" w:customStyle="1" w:styleId="8CBACABAF4534100B648E2EB2F1A3DC21">
    <w:name w:val="8CBACABAF4534100B648E2EB2F1A3DC21"/>
    <w:rsid w:val="00971B96"/>
    <w:rPr>
      <w:rFonts w:eastAsiaTheme="minorHAnsi"/>
      <w:lang w:eastAsia="en-US"/>
    </w:rPr>
  </w:style>
  <w:style w:type="paragraph" w:customStyle="1" w:styleId="1A4AA71EF8444C7F8E9644EEBEEDAC411">
    <w:name w:val="1A4AA71EF8444C7F8E9644EEBEEDAC411"/>
    <w:rsid w:val="00971B96"/>
    <w:rPr>
      <w:rFonts w:eastAsiaTheme="minorHAnsi"/>
      <w:lang w:eastAsia="en-US"/>
    </w:rPr>
  </w:style>
  <w:style w:type="paragraph" w:customStyle="1" w:styleId="5101AAFBB42248FC868FFB4ED750C1001">
    <w:name w:val="5101AAFBB42248FC868FFB4ED750C1001"/>
    <w:rsid w:val="00971B96"/>
    <w:pPr>
      <w:spacing w:after="0" w:line="260" w:lineRule="exact"/>
    </w:pPr>
    <w:rPr>
      <w:rFonts w:ascii="Times New Roman" w:eastAsia="Times New Roman" w:hAnsi="Times New Roman" w:cs="Times New Roman"/>
      <w:sz w:val="24"/>
      <w:szCs w:val="20"/>
      <w:lang w:eastAsia="en-US"/>
    </w:rPr>
  </w:style>
  <w:style w:type="paragraph" w:customStyle="1" w:styleId="D3B128C59D6C42E6B38EA830401C20B51">
    <w:name w:val="D3B128C59D6C42E6B38EA830401C20B51"/>
    <w:rsid w:val="00971B96"/>
    <w:pPr>
      <w:spacing w:after="0" w:line="260" w:lineRule="exact"/>
    </w:pPr>
    <w:rPr>
      <w:rFonts w:ascii="Times New Roman" w:eastAsia="Times New Roman" w:hAnsi="Times New Roman" w:cs="Times New Roman"/>
      <w:sz w:val="24"/>
      <w:szCs w:val="20"/>
      <w:lang w:eastAsia="en-US"/>
    </w:rPr>
  </w:style>
  <w:style w:type="paragraph" w:customStyle="1" w:styleId="59D62E01F68D4FCFAD7C06B3105CB0A61">
    <w:name w:val="59D62E01F68D4FCFAD7C06B3105CB0A61"/>
    <w:rsid w:val="00971B96"/>
    <w:pPr>
      <w:spacing w:after="0" w:line="260" w:lineRule="exact"/>
    </w:pPr>
    <w:rPr>
      <w:rFonts w:ascii="Times New Roman" w:eastAsia="Times New Roman" w:hAnsi="Times New Roman" w:cs="Times New Roman"/>
      <w:sz w:val="24"/>
      <w:szCs w:val="20"/>
      <w:lang w:eastAsia="en-US"/>
    </w:rPr>
  </w:style>
  <w:style w:type="paragraph" w:customStyle="1" w:styleId="286D7E21CF7D4A06BA94F51C4D7B5D761">
    <w:name w:val="286D7E21CF7D4A06BA94F51C4D7B5D761"/>
    <w:rsid w:val="00971B96"/>
    <w:rPr>
      <w:rFonts w:eastAsiaTheme="minorHAnsi"/>
      <w:lang w:eastAsia="en-US"/>
    </w:rPr>
  </w:style>
  <w:style w:type="paragraph" w:customStyle="1" w:styleId="4CF834BD7E6240359E92C344D864DE391">
    <w:name w:val="4CF834BD7E6240359E92C344D864DE391"/>
    <w:rsid w:val="00971B96"/>
    <w:rPr>
      <w:rFonts w:eastAsiaTheme="minorHAnsi"/>
      <w:lang w:eastAsia="en-US"/>
    </w:rPr>
  </w:style>
  <w:style w:type="paragraph" w:customStyle="1" w:styleId="6ADF559C314A48A7872DE9426755FAA01">
    <w:name w:val="6ADF559C314A48A7872DE9426755FAA01"/>
    <w:rsid w:val="00971B96"/>
    <w:rPr>
      <w:rFonts w:eastAsiaTheme="minorHAnsi"/>
      <w:lang w:eastAsia="en-US"/>
    </w:rPr>
  </w:style>
  <w:style w:type="paragraph" w:customStyle="1" w:styleId="86A15C96534E479898161B1A8C60457B1">
    <w:name w:val="86A15C96534E479898161B1A8C60457B1"/>
    <w:rsid w:val="00971B96"/>
    <w:rPr>
      <w:rFonts w:eastAsiaTheme="minorHAnsi"/>
      <w:lang w:eastAsia="en-US"/>
    </w:rPr>
  </w:style>
  <w:style w:type="paragraph" w:customStyle="1" w:styleId="B94C7BDB1914417A90A5EA369396041B1">
    <w:name w:val="B94C7BDB1914417A90A5EA369396041B1"/>
    <w:rsid w:val="00971B96"/>
    <w:rPr>
      <w:rFonts w:eastAsiaTheme="minorHAnsi"/>
      <w:lang w:eastAsia="en-US"/>
    </w:rPr>
  </w:style>
  <w:style w:type="paragraph" w:customStyle="1" w:styleId="173B67DAF5C34DE6ACF0B921123F6C361">
    <w:name w:val="173B67DAF5C34DE6ACF0B921123F6C361"/>
    <w:rsid w:val="00971B96"/>
    <w:rPr>
      <w:rFonts w:eastAsiaTheme="minorHAnsi"/>
      <w:lang w:eastAsia="en-US"/>
    </w:rPr>
  </w:style>
  <w:style w:type="paragraph" w:customStyle="1" w:styleId="302C2C15892540568A6E60D9043E09841">
    <w:name w:val="302C2C15892540568A6E60D9043E09841"/>
    <w:rsid w:val="00971B96"/>
    <w:rPr>
      <w:rFonts w:eastAsiaTheme="minorHAnsi"/>
      <w:lang w:eastAsia="en-US"/>
    </w:rPr>
  </w:style>
  <w:style w:type="paragraph" w:customStyle="1" w:styleId="F8A1335C9DE4423987EB88C0D9C878051">
    <w:name w:val="F8A1335C9DE4423987EB88C0D9C878051"/>
    <w:rsid w:val="00971B96"/>
    <w:rPr>
      <w:rFonts w:eastAsiaTheme="minorHAnsi"/>
      <w:lang w:eastAsia="en-US"/>
    </w:rPr>
  </w:style>
  <w:style w:type="paragraph" w:customStyle="1" w:styleId="D5B336365DE64C9D81CF5F3CD0E11AD61">
    <w:name w:val="D5B336365DE64C9D81CF5F3CD0E11AD61"/>
    <w:rsid w:val="00971B96"/>
    <w:rPr>
      <w:rFonts w:eastAsiaTheme="minorHAnsi"/>
      <w:lang w:eastAsia="en-US"/>
    </w:rPr>
  </w:style>
  <w:style w:type="paragraph" w:customStyle="1" w:styleId="CED2AEFB0F13417A961CA75ABB8DDC1F1">
    <w:name w:val="CED2AEFB0F13417A961CA75ABB8DDC1F1"/>
    <w:rsid w:val="00971B96"/>
    <w:rPr>
      <w:rFonts w:eastAsiaTheme="minorHAnsi"/>
      <w:lang w:eastAsia="en-US"/>
    </w:rPr>
  </w:style>
  <w:style w:type="paragraph" w:customStyle="1" w:styleId="BBC6A76365D543D0BC3E1DF4CACE06651">
    <w:name w:val="BBC6A76365D543D0BC3E1DF4CACE06651"/>
    <w:rsid w:val="00971B96"/>
    <w:rPr>
      <w:rFonts w:eastAsiaTheme="minorHAnsi"/>
      <w:lang w:eastAsia="en-US"/>
    </w:rPr>
  </w:style>
  <w:style w:type="paragraph" w:customStyle="1" w:styleId="CA80FCD9AF384BA1BD20AD614CF2B1971">
    <w:name w:val="CA80FCD9AF384BA1BD20AD614CF2B1971"/>
    <w:rsid w:val="00971B96"/>
    <w:rPr>
      <w:rFonts w:eastAsiaTheme="minorHAnsi"/>
      <w:lang w:eastAsia="en-US"/>
    </w:rPr>
  </w:style>
  <w:style w:type="paragraph" w:customStyle="1" w:styleId="7229EB9BC1DA4AE49877250355A67F901">
    <w:name w:val="7229EB9BC1DA4AE49877250355A67F901"/>
    <w:rsid w:val="00971B96"/>
    <w:rPr>
      <w:rFonts w:eastAsiaTheme="minorHAnsi"/>
      <w:lang w:eastAsia="en-US"/>
    </w:rPr>
  </w:style>
  <w:style w:type="paragraph" w:customStyle="1" w:styleId="A67CCDD1871C4B84B0955FA83542F4D71">
    <w:name w:val="A67CCDD1871C4B84B0955FA83542F4D71"/>
    <w:rsid w:val="00971B96"/>
    <w:rPr>
      <w:rFonts w:eastAsiaTheme="minorHAnsi"/>
      <w:lang w:eastAsia="en-US"/>
    </w:rPr>
  </w:style>
  <w:style w:type="paragraph" w:customStyle="1" w:styleId="FE58170F926347A393AC364AFF9150FC1">
    <w:name w:val="FE58170F926347A393AC364AFF9150FC1"/>
    <w:rsid w:val="00971B96"/>
    <w:rPr>
      <w:rFonts w:eastAsiaTheme="minorHAnsi"/>
      <w:lang w:eastAsia="en-US"/>
    </w:rPr>
  </w:style>
  <w:style w:type="paragraph" w:customStyle="1" w:styleId="D83B76F68A2D4542B4C5D4F778E6AD891">
    <w:name w:val="D83B76F68A2D4542B4C5D4F778E6AD891"/>
    <w:rsid w:val="00971B96"/>
    <w:rPr>
      <w:rFonts w:eastAsiaTheme="minorHAnsi"/>
      <w:lang w:eastAsia="en-US"/>
    </w:rPr>
  </w:style>
  <w:style w:type="paragraph" w:customStyle="1" w:styleId="7B6A0FF39D6445CE8E9FE05F475DAF811">
    <w:name w:val="7B6A0FF39D6445CE8E9FE05F475DAF811"/>
    <w:rsid w:val="00971B96"/>
    <w:rPr>
      <w:rFonts w:eastAsiaTheme="minorHAnsi"/>
      <w:lang w:eastAsia="en-US"/>
    </w:rPr>
  </w:style>
  <w:style w:type="paragraph" w:customStyle="1" w:styleId="8AAB6A06322F4D22B0A80121D13340561">
    <w:name w:val="8AAB6A06322F4D22B0A80121D13340561"/>
    <w:rsid w:val="00971B96"/>
    <w:rPr>
      <w:rFonts w:eastAsiaTheme="minorHAnsi"/>
      <w:lang w:eastAsia="en-US"/>
    </w:rPr>
  </w:style>
  <w:style w:type="paragraph" w:customStyle="1" w:styleId="9C8A428BE91A4E1187DC881B0AF616AE1">
    <w:name w:val="9C8A428BE91A4E1187DC881B0AF616AE1"/>
    <w:rsid w:val="00971B96"/>
    <w:rPr>
      <w:rFonts w:eastAsiaTheme="minorHAnsi"/>
      <w:lang w:eastAsia="en-US"/>
    </w:rPr>
  </w:style>
  <w:style w:type="paragraph" w:customStyle="1" w:styleId="6F2B4ABC627C49D791F5355B64E74B161">
    <w:name w:val="6F2B4ABC627C49D791F5355B64E74B161"/>
    <w:rsid w:val="00971B96"/>
    <w:rPr>
      <w:rFonts w:eastAsiaTheme="minorHAnsi"/>
      <w:lang w:eastAsia="en-US"/>
    </w:rPr>
  </w:style>
  <w:style w:type="paragraph" w:customStyle="1" w:styleId="EC5D9D3F249745CEB621F9CDE4F321151">
    <w:name w:val="EC5D9D3F249745CEB621F9CDE4F321151"/>
    <w:rsid w:val="00971B96"/>
    <w:rPr>
      <w:rFonts w:eastAsiaTheme="minorHAnsi"/>
      <w:lang w:eastAsia="en-US"/>
    </w:rPr>
  </w:style>
  <w:style w:type="paragraph" w:customStyle="1" w:styleId="56DEF7516F15408F88FCB9A6B426E11F1">
    <w:name w:val="56DEF7516F15408F88FCB9A6B426E11F1"/>
    <w:rsid w:val="00971B96"/>
    <w:rPr>
      <w:rFonts w:eastAsiaTheme="minorHAnsi"/>
      <w:lang w:eastAsia="en-US"/>
    </w:rPr>
  </w:style>
  <w:style w:type="paragraph" w:customStyle="1" w:styleId="DCAAE3EE92B54198A11AB03C133B9C3B1">
    <w:name w:val="DCAAE3EE92B54198A11AB03C133B9C3B1"/>
    <w:rsid w:val="00971B96"/>
    <w:rPr>
      <w:rFonts w:eastAsiaTheme="minorHAnsi"/>
      <w:lang w:eastAsia="en-US"/>
    </w:rPr>
  </w:style>
  <w:style w:type="paragraph" w:customStyle="1" w:styleId="FE8FF8E2DED445BB86C9C6901AF4781D1">
    <w:name w:val="FE8FF8E2DED445BB86C9C6901AF4781D1"/>
    <w:rsid w:val="00971B96"/>
    <w:rPr>
      <w:rFonts w:eastAsiaTheme="minorHAnsi"/>
      <w:lang w:eastAsia="en-US"/>
    </w:rPr>
  </w:style>
  <w:style w:type="paragraph" w:customStyle="1" w:styleId="EB45FA82B9324B9E82A0A6F9DA8835C41">
    <w:name w:val="EB45FA82B9324B9E82A0A6F9DA8835C41"/>
    <w:rsid w:val="00971B96"/>
    <w:rPr>
      <w:rFonts w:eastAsiaTheme="minorHAnsi"/>
      <w:lang w:eastAsia="en-US"/>
    </w:rPr>
  </w:style>
  <w:style w:type="paragraph" w:customStyle="1" w:styleId="62D9FB72E6AF481DA7A3602FDFF903CF1">
    <w:name w:val="62D9FB72E6AF481DA7A3602FDFF903CF1"/>
    <w:rsid w:val="00971B96"/>
    <w:rPr>
      <w:rFonts w:eastAsiaTheme="minorHAnsi"/>
      <w:lang w:eastAsia="en-US"/>
    </w:rPr>
  </w:style>
  <w:style w:type="paragraph" w:customStyle="1" w:styleId="EF706D7978F648EA804A21B9DAF5926B1">
    <w:name w:val="EF706D7978F648EA804A21B9DAF5926B1"/>
    <w:rsid w:val="00971B96"/>
    <w:rPr>
      <w:rFonts w:eastAsiaTheme="minorHAnsi"/>
      <w:lang w:eastAsia="en-US"/>
    </w:rPr>
  </w:style>
  <w:style w:type="paragraph" w:customStyle="1" w:styleId="160C091D6C8F403DB0EF13BDACF7AAD61">
    <w:name w:val="160C091D6C8F403DB0EF13BDACF7AAD61"/>
    <w:rsid w:val="00971B96"/>
    <w:rPr>
      <w:rFonts w:eastAsiaTheme="minorHAnsi"/>
      <w:lang w:eastAsia="en-US"/>
    </w:rPr>
  </w:style>
  <w:style w:type="paragraph" w:customStyle="1" w:styleId="3468B11DF1ED4431813C7B83A14990B51">
    <w:name w:val="3468B11DF1ED4431813C7B83A14990B51"/>
    <w:rsid w:val="00971B96"/>
    <w:rPr>
      <w:rFonts w:eastAsiaTheme="minorHAnsi"/>
      <w:lang w:eastAsia="en-US"/>
    </w:rPr>
  </w:style>
  <w:style w:type="paragraph" w:customStyle="1" w:styleId="69CCF7FA1BD14858832D3650460ECE751">
    <w:name w:val="69CCF7FA1BD14858832D3650460ECE751"/>
    <w:rsid w:val="00971B96"/>
    <w:rPr>
      <w:rFonts w:eastAsiaTheme="minorHAnsi"/>
      <w:lang w:eastAsia="en-US"/>
    </w:rPr>
  </w:style>
  <w:style w:type="paragraph" w:customStyle="1" w:styleId="10CFFF5B0D3B44E29854F496C5BE7FB81">
    <w:name w:val="10CFFF5B0D3B44E29854F496C5BE7FB81"/>
    <w:rsid w:val="00971B96"/>
    <w:rPr>
      <w:rFonts w:eastAsiaTheme="minorHAnsi"/>
      <w:lang w:eastAsia="en-US"/>
    </w:rPr>
  </w:style>
  <w:style w:type="paragraph" w:customStyle="1" w:styleId="2A4413C0A47E4B39AA61FA903300715E">
    <w:name w:val="2A4413C0A47E4B39AA61FA903300715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7e13c9-1251-4e71-b7b6-97cf22baf104" xsi:nil="true"/>
    <lcf76f155ced4ddcb4097134ff3c332f xmlns="8bc83c92-3211-4818-b6d4-52e924339d29">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39CAA69D1FEA2F4DA7489542206879A1" ma:contentTypeVersion="18" ma:contentTypeDescription="Skapa ett nytt dokument." ma:contentTypeScope="" ma:versionID="cf355d4f5d66beae4c6454915ddbfff6">
  <xsd:schema xmlns:xsd="http://www.w3.org/2001/XMLSchema" xmlns:xs="http://www.w3.org/2001/XMLSchema" xmlns:p="http://schemas.microsoft.com/office/2006/metadata/properties" xmlns:ns2="8bc83c92-3211-4818-b6d4-52e924339d29" xmlns:ns3="267e13c9-1251-4e71-b7b6-97cf22baf104" targetNamespace="http://schemas.microsoft.com/office/2006/metadata/properties" ma:root="true" ma:fieldsID="6f8026b24ae422b10c78c1fce3eb1804" ns2:_="" ns3:_="">
    <xsd:import namespace="8bc83c92-3211-4818-b6d4-52e924339d29"/>
    <xsd:import namespace="267e13c9-1251-4e71-b7b6-97cf22baf10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c83c92-3211-4818-b6d4-52e924339d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4d0db796-b750-4ee4-a60f-b66f2e21c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7e13c9-1251-4e71-b7b6-97cf22baf104" elementFormDefault="qualified">
    <xsd:import namespace="http://schemas.microsoft.com/office/2006/documentManagement/types"/>
    <xsd:import namespace="http://schemas.microsoft.com/office/infopath/2007/PartnerControls"/>
    <xsd:element name="SharedWithUsers" ma:index="14"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46270076-1b81-40e6-91f4-7d695d1211b0}" ma:internalName="TaxCatchAll" ma:showField="CatchAllData" ma:web="267e13c9-1251-4e71-b7b6-97cf22baf1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B42CF5-7835-4842-A227-7AD93B3DB800}">
  <ds:schemaRefs>
    <ds:schemaRef ds:uri="http://schemas.microsoft.com/office/2006/metadata/properties"/>
    <ds:schemaRef ds:uri="http://schemas.microsoft.com/office/infopath/2007/PartnerControls"/>
    <ds:schemaRef ds:uri="79786847-b27b-4d5c-bee2-57130903c79f"/>
    <ds:schemaRef ds:uri="267e13c9-1251-4e71-b7b6-97cf22baf104"/>
    <ds:schemaRef ds:uri="8bc83c92-3211-4818-b6d4-52e924339d29"/>
  </ds:schemaRefs>
</ds:datastoreItem>
</file>

<file path=customXml/itemProps2.xml><?xml version="1.0" encoding="utf-8"?>
<ds:datastoreItem xmlns:ds="http://schemas.openxmlformats.org/officeDocument/2006/customXml" ds:itemID="{72D22627-EBDB-4841-82E6-AB247C5FC01B}"/>
</file>

<file path=customXml/itemProps3.xml><?xml version="1.0" encoding="utf-8"?>
<ds:datastoreItem xmlns:ds="http://schemas.openxmlformats.org/officeDocument/2006/customXml" ds:itemID="{5D916025-0645-4ABA-A33B-6EF0D391DB8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1077</TotalTime>
  <Pages>9</Pages>
  <Words>2510</Words>
  <Characters>13305</Characters>
  <Application>Microsoft Office Word</Application>
  <DocSecurity>0</DocSecurity>
  <Lines>110</Lines>
  <Paragraphs>31</Paragraphs>
  <ScaleCrop>false</ScaleCrop>
  <Company/>
  <LinksUpToDate>false</LinksUpToDate>
  <CharactersWithSpaces>15784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Rydergren Mia</dc:creator>
  <cp:keywords/>
  <dc:description/>
  <cp:lastModifiedBy>Fredrik Hagelin</cp:lastModifiedBy>
  <cp:revision>13</cp:revision>
  <dcterms:created xsi:type="dcterms:W3CDTF">2024-01-16T14:51:00Z</dcterms:created>
  <dcterms:modified xsi:type="dcterms:W3CDTF">2024-01-17T10:09:00Z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0x01010039CAA69D1FEA2F4DA7489542206879A1</vt:lpwstr>
  </property>
  <property fmtid="{D5CDD505-2E9C-101B-9397-08002B2CF9AE}" pid="3" name="MediaServiceImageTags">
    <vt:lpwstr/>
  </property>
</Properties>
</file>